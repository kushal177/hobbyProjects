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D40CC" w:rsidRDefault="000657DF" w:rsidP="007D40CC">
      <w:pPr>
        <w:tabs>
          <w:tab w:val="right" w:pos="8597"/>
        </w:tabs>
        <w:ind w:left="3780" w:hanging="540"/>
      </w:pPr>
      <w:r>
        <w:rPr>
          <w:noProof/>
        </w:rPr>
        <w:drawing>
          <wp:anchor distT="0" distB="0" distL="114300" distR="114300" simplePos="0" relativeHeight="251645440" behindDoc="0" locked="0" layoutInCell="1" allowOverlap="1">
            <wp:simplePos x="0" y="0"/>
            <wp:positionH relativeFrom="column">
              <wp:posOffset>4343400</wp:posOffset>
            </wp:positionH>
            <wp:positionV relativeFrom="paragraph">
              <wp:posOffset>-228600</wp:posOffset>
            </wp:positionV>
            <wp:extent cx="1276350" cy="952500"/>
            <wp:effectExtent l="0" t="0" r="0" b="0"/>
            <wp:wrapNone/>
            <wp:docPr id="15" name="Picture 5" descr="CU_logo[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_logo[2][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763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0"/>
        </w:rPr>
        <mc:AlternateContent>
          <mc:Choice Requires="wps">
            <w:drawing>
              <wp:anchor distT="0" distB="0" distL="114300" distR="114300" simplePos="0" relativeHeight="251642368" behindDoc="0" locked="0" layoutInCell="1" allowOverlap="1">
                <wp:simplePos x="0" y="0"/>
                <wp:positionH relativeFrom="column">
                  <wp:posOffset>4933950</wp:posOffset>
                </wp:positionH>
                <wp:positionV relativeFrom="paragraph">
                  <wp:posOffset>781050</wp:posOffset>
                </wp:positionV>
                <wp:extent cx="571500" cy="8191500"/>
                <wp:effectExtent l="28575" t="28575" r="28575" b="28575"/>
                <wp:wrapNone/>
                <wp:docPr id="1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8191500"/>
                        </a:xfrm>
                        <a:prstGeom prst="roundRect">
                          <a:avLst>
                            <a:gd name="adj" fmla="val 37111"/>
                          </a:avLst>
                        </a:prstGeom>
                        <a:solidFill>
                          <a:srgbClr val="FFFFFF"/>
                        </a:solidFill>
                        <a:ln w="41275" cmpd="dbl">
                          <a:solidFill>
                            <a:srgbClr val="000000"/>
                          </a:solidFill>
                          <a:round/>
                          <a:headEnd/>
                          <a:tailEnd/>
                        </a:ln>
                        <a:effectLst/>
                        <a:extLst>
                          <a:ext uri="{AF507438-7753-43E0-B8FC-AC1667EBCBE1}">
                            <a14:hiddenEffects xmlns:a14="http://schemas.microsoft.com/office/drawing/2010/main">
                              <a:effectLst>
                                <a:outerShdw dist="107763" dir="13500000" algn="ctr" rotWithShape="0">
                                  <a:srgbClr val="808080"/>
                                </a:outerShdw>
                              </a:effectLst>
                            </a14:hiddenEffects>
                          </a:ext>
                        </a:extLst>
                      </wps:spPr>
                      <wps:txbx>
                        <w:txbxContent>
                          <w:p w:rsidR="00930FB1" w:rsidRPr="005B7107" w:rsidRDefault="00930FB1" w:rsidP="007D40CC">
                            <w:pPr>
                              <w:rPr>
                                <w:rFonts w:ascii="AvantGarde" w:hAnsi="AvantGarde"/>
                                <w:b/>
                                <w:sz w:val="34"/>
                                <w:szCs w:val="34"/>
                              </w:rPr>
                            </w:pPr>
                            <w:bookmarkStart w:id="0" w:name="_Toc294515526"/>
                            <w:r w:rsidRPr="005B7107">
                              <w:rPr>
                                <w:rFonts w:ascii="AvantGarde" w:hAnsi="AvantGarde"/>
                                <w:b/>
                                <w:sz w:val="34"/>
                                <w:szCs w:val="34"/>
                              </w:rPr>
                              <w:t>POSTGRADUATE ENGINEERING AND MANAGEMENT PROGRAMME – (PEMP)</w:t>
                            </w:r>
                            <w:bookmarkEnd w:id="0"/>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2" o:spid="_x0000_s1026" style="position:absolute;left:0;text-align:left;margin-left:388.5pt;margin-top:61.5pt;width:45pt;height:64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2432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" strokeweight="3.25pt">
                <v:stroke linestyle="thinThin"/>
                <v:shadow offset="-6pt,-6pt"/>
                <v:textbox style="layout-flow:vertical;mso-layout-flow-alt:bottom-to-top">
                  <w:txbxContent>
                    <w:p w:rsidR="00930FB1" w:rsidRPr="005B7107" w:rsidRDefault="00930FB1" w:rsidP="007D40CC">
                      <w:pPr>
                        <w:rPr>
                          <w:rFonts w:ascii="AvantGarde" w:hAnsi="AvantGarde"/>
                          <w:b/>
                          <w:sz w:val="34"/>
                          <w:szCs w:val="34"/>
                        </w:rPr>
                      </w:pPr>
                      <w:bookmarkStart w:id="1" w:name="_Toc294515526"/>
                      <w:r w:rsidRPr="005B7107">
                        <w:rPr>
                          <w:rFonts w:ascii="AvantGarde" w:hAnsi="AvantGarde"/>
                          <w:b/>
                          <w:sz w:val="34"/>
                          <w:szCs w:val="34"/>
                        </w:rPr>
                        <w:t>POSTGRADUATE ENGINEERING AND MANAGEMENT PROGRAMME – (PEMP)</w:t>
                      </w:r>
                      <w:bookmarkEnd w:id="1"/>
                    </w:p>
                  </w:txbxContent>
                </v:textbox>
              </v:roundrect>
            </w:pict>
          </mc:Fallback>
        </mc:AlternateContent>
      </w:r>
      <w:r w:rsidR="007D40CC">
        <w:tab/>
      </w:r>
      <w:r w:rsidR="007D40CC">
        <w:tab/>
      </w:r>
    </w:p>
    <w:p w:rsidR="007D40CC" w:rsidRDefault="007D40CC" w:rsidP="007D40CC"/>
    <w:p w:rsidR="007D40CC" w:rsidRDefault="007D40CC" w:rsidP="007D40CC">
      <w:pPr>
        <w:pStyle w:val="Heading4"/>
        <w:rPr>
          <w:rFonts w:ascii="Arial Black" w:hAnsi="Arial Black"/>
        </w:rPr>
      </w:pPr>
    </w:p>
    <w:p w:rsidR="007D40CC" w:rsidRDefault="007D40CC" w:rsidP="007D40CC">
      <w:pPr>
        <w:rPr>
          <w:lang w:val="en-GB"/>
        </w:rPr>
      </w:pPr>
    </w:p>
    <w:p w:rsidR="007D40CC" w:rsidRDefault="007D40CC" w:rsidP="007D40CC">
      <w:pPr>
        <w:rPr>
          <w:lang w:val="en-GB"/>
        </w:rPr>
      </w:pPr>
    </w:p>
    <w:p w:rsidR="007D40CC" w:rsidRPr="00D70124" w:rsidRDefault="007D40CC" w:rsidP="007D40CC">
      <w:pPr>
        <w:rPr>
          <w:lang w:val="en-GB"/>
        </w:rPr>
      </w:pPr>
    </w:p>
    <w:tbl>
      <w:tblPr>
        <w:tblpPr w:leftFromText="180" w:rightFromText="180" w:vertAnchor="page" w:horzAnchor="margin" w:tblpX="-162" w:tblpY="2956"/>
        <w:tblW w:w="0" w:type="auto"/>
        <w:tblLook w:val="0000" w:firstRow="0" w:lastRow="0" w:firstColumn="0" w:lastColumn="0" w:noHBand="0" w:noVBand="0"/>
      </w:tblPr>
      <w:tblGrid>
        <w:gridCol w:w="2358"/>
        <w:gridCol w:w="5490"/>
      </w:tblGrid>
      <w:tr w:rsidR="007D40CC" w:rsidRPr="007E187F" w:rsidTr="00435573">
        <w:trPr>
          <w:trHeight w:val="1167"/>
        </w:trPr>
        <w:tc>
          <w:tcPr>
            <w:tcW w:w="7848" w:type="dxa"/>
            <w:gridSpan w:val="2"/>
            <w:vAlign w:val="center"/>
          </w:tcPr>
          <w:p w:rsidR="007D40CC" w:rsidRPr="0011520D" w:rsidRDefault="007D40CC" w:rsidP="00435573">
            <w:pPr>
              <w:jc w:val="center"/>
              <w:rPr>
                <w:b/>
                <w:color w:val="548DD4"/>
                <w:lang w:val="en-GB"/>
              </w:rPr>
            </w:pPr>
            <w:bookmarkStart w:id="2" w:name="_Toc294515509"/>
            <w:r w:rsidRPr="0011520D">
              <w:rPr>
                <w:rFonts w:ascii="Garamond" w:hAnsi="Garamond"/>
                <w:b/>
                <w:color w:val="548DD4"/>
                <w:sz w:val="44"/>
                <w:lang w:val="en-GB"/>
              </w:rPr>
              <w:t>ASSIGNMENT</w:t>
            </w:r>
            <w:bookmarkEnd w:id="2"/>
          </w:p>
        </w:tc>
      </w:tr>
      <w:tr w:rsidR="007D40CC" w:rsidRPr="007E187F" w:rsidTr="00435573">
        <w:trPr>
          <w:trHeight w:val="465"/>
        </w:trPr>
        <w:tc>
          <w:tcPr>
            <w:tcW w:w="2358" w:type="dxa"/>
            <w:vAlign w:val="center"/>
          </w:tcPr>
          <w:p w:rsidR="007D40CC" w:rsidRPr="00283A2B" w:rsidRDefault="007D40CC" w:rsidP="00435573">
            <w:pPr>
              <w:rPr>
                <w:rFonts w:ascii="Garamond" w:hAnsi="Garamond"/>
                <w:b/>
                <w:color w:val="1F497D"/>
                <w:sz w:val="28"/>
                <w:lang w:val="en-GB"/>
              </w:rPr>
            </w:pPr>
            <w:bookmarkStart w:id="3" w:name="_Toc294515510"/>
            <w:r w:rsidRPr="00283A2B">
              <w:rPr>
                <w:rFonts w:ascii="Garamond" w:hAnsi="Garamond"/>
                <w:b/>
                <w:color w:val="1F497D"/>
                <w:sz w:val="28"/>
                <w:lang w:val="en-GB"/>
              </w:rPr>
              <w:t>Module Code</w:t>
            </w:r>
            <w:bookmarkEnd w:id="3"/>
          </w:p>
        </w:tc>
        <w:tc>
          <w:tcPr>
            <w:tcW w:w="5490" w:type="dxa"/>
            <w:vAlign w:val="center"/>
          </w:tcPr>
          <w:p w:rsidR="007D40CC" w:rsidRPr="0011520D" w:rsidRDefault="006122C9" w:rsidP="00435573">
            <w:pPr>
              <w:rPr>
                <w:rFonts w:ascii="Garamond" w:hAnsi="Garamond"/>
                <w:color w:val="548DD4"/>
                <w:sz w:val="32"/>
                <w:lang w:val="en-GB"/>
              </w:rPr>
            </w:pPr>
            <w:r>
              <w:rPr>
                <w:rFonts w:ascii="Garamond" w:hAnsi="Garamond"/>
                <w:color w:val="548DD4"/>
                <w:sz w:val="32"/>
                <w:lang w:val="en-GB"/>
              </w:rPr>
              <w:t>ESD2528</w:t>
            </w:r>
            <w:r w:rsidR="007D40CC" w:rsidRPr="0011520D">
              <w:rPr>
                <w:rFonts w:ascii="Garamond" w:hAnsi="Garamond"/>
                <w:color w:val="548DD4"/>
                <w:sz w:val="32"/>
                <w:lang w:val="en-GB"/>
              </w:rPr>
              <w:t xml:space="preserve"> </w:t>
            </w:r>
          </w:p>
        </w:tc>
      </w:tr>
      <w:tr w:rsidR="007D40CC" w:rsidRPr="007E187F" w:rsidTr="00435573">
        <w:trPr>
          <w:trHeight w:val="438"/>
        </w:trPr>
        <w:tc>
          <w:tcPr>
            <w:tcW w:w="2358" w:type="dxa"/>
            <w:vAlign w:val="center"/>
          </w:tcPr>
          <w:p w:rsidR="007D40CC" w:rsidRPr="00283A2B" w:rsidRDefault="007D40CC" w:rsidP="00435573">
            <w:pPr>
              <w:rPr>
                <w:rFonts w:ascii="Garamond" w:hAnsi="Garamond"/>
                <w:b/>
                <w:color w:val="1F497D"/>
                <w:sz w:val="28"/>
                <w:lang w:val="en-GB"/>
              </w:rPr>
            </w:pPr>
            <w:bookmarkStart w:id="4" w:name="_Toc294515512"/>
            <w:r w:rsidRPr="00283A2B">
              <w:rPr>
                <w:rFonts w:ascii="Garamond" w:hAnsi="Garamond"/>
                <w:b/>
                <w:color w:val="1F497D"/>
                <w:sz w:val="28"/>
                <w:lang w:val="en-GB"/>
              </w:rPr>
              <w:t>Module Name</w:t>
            </w:r>
            <w:bookmarkEnd w:id="4"/>
          </w:p>
        </w:tc>
        <w:tc>
          <w:tcPr>
            <w:tcW w:w="5490" w:type="dxa"/>
            <w:vAlign w:val="center"/>
          </w:tcPr>
          <w:p w:rsidR="007D40CC" w:rsidRPr="0011520D" w:rsidRDefault="00ED1FD8" w:rsidP="00435573">
            <w:pPr>
              <w:rPr>
                <w:rFonts w:ascii="Garamond" w:hAnsi="Garamond"/>
                <w:color w:val="548DD4"/>
                <w:sz w:val="32"/>
                <w:lang w:val="en-GB"/>
              </w:rPr>
            </w:pPr>
            <w:r>
              <w:rPr>
                <w:rFonts w:ascii="Garamond" w:hAnsi="Garamond"/>
                <w:color w:val="548DD4"/>
                <w:sz w:val="32"/>
                <w:lang w:val="en-GB"/>
              </w:rPr>
              <w:t>Advanced System Programming</w:t>
            </w:r>
          </w:p>
        </w:tc>
      </w:tr>
      <w:tr w:rsidR="007D40CC" w:rsidRPr="007E187F" w:rsidTr="00435573">
        <w:trPr>
          <w:trHeight w:val="456"/>
        </w:trPr>
        <w:tc>
          <w:tcPr>
            <w:tcW w:w="2358" w:type="dxa"/>
            <w:vAlign w:val="center"/>
          </w:tcPr>
          <w:p w:rsidR="007D40CC" w:rsidRPr="00283A2B" w:rsidRDefault="007D40CC" w:rsidP="00435573">
            <w:pPr>
              <w:rPr>
                <w:rFonts w:ascii="Garamond" w:hAnsi="Garamond"/>
                <w:b/>
                <w:color w:val="1F497D"/>
                <w:sz w:val="28"/>
                <w:lang w:val="en-GB"/>
              </w:rPr>
            </w:pPr>
            <w:bookmarkStart w:id="5" w:name="_Toc294515514"/>
            <w:r w:rsidRPr="00283A2B">
              <w:rPr>
                <w:rFonts w:ascii="Garamond" w:hAnsi="Garamond"/>
                <w:b/>
                <w:color w:val="1F497D"/>
                <w:sz w:val="28"/>
                <w:lang w:val="en-GB"/>
              </w:rPr>
              <w:t>Course</w:t>
            </w:r>
            <w:bookmarkEnd w:id="5"/>
          </w:p>
        </w:tc>
        <w:tc>
          <w:tcPr>
            <w:tcW w:w="5490" w:type="dxa"/>
            <w:vAlign w:val="center"/>
          </w:tcPr>
          <w:p w:rsidR="007D40CC" w:rsidRPr="0011520D" w:rsidRDefault="007D40CC" w:rsidP="008B5901">
            <w:pPr>
              <w:rPr>
                <w:rFonts w:ascii="Garamond" w:hAnsi="Garamond"/>
                <w:color w:val="548DD4"/>
                <w:sz w:val="32"/>
                <w:lang w:val="en-GB"/>
              </w:rPr>
            </w:pPr>
            <w:bookmarkStart w:id="6" w:name="_Toc294515515"/>
            <w:proofErr w:type="spellStart"/>
            <w:r w:rsidRPr="0011520D">
              <w:rPr>
                <w:rFonts w:ascii="Garamond" w:hAnsi="Garamond"/>
                <w:color w:val="548DD4"/>
                <w:sz w:val="32"/>
                <w:lang w:val="en-GB"/>
              </w:rPr>
              <w:t>M.Sc</w:t>
            </w:r>
            <w:proofErr w:type="spellEnd"/>
            <w:r w:rsidR="00E635A6">
              <w:rPr>
                <w:rFonts w:ascii="Garamond" w:hAnsi="Garamond"/>
                <w:color w:val="548DD4"/>
                <w:sz w:val="32"/>
                <w:lang w:val="en-GB"/>
              </w:rPr>
              <w:t>[</w:t>
            </w:r>
            <w:proofErr w:type="spellStart"/>
            <w:r w:rsidR="00E635A6">
              <w:rPr>
                <w:rFonts w:ascii="Garamond" w:hAnsi="Garamond"/>
                <w:color w:val="548DD4"/>
                <w:sz w:val="32"/>
                <w:lang w:val="en-GB"/>
              </w:rPr>
              <w:t>Engg</w:t>
            </w:r>
            <w:proofErr w:type="spellEnd"/>
            <w:r w:rsidR="00E635A6">
              <w:rPr>
                <w:rFonts w:ascii="Garamond" w:hAnsi="Garamond"/>
                <w:color w:val="548DD4"/>
                <w:sz w:val="32"/>
                <w:lang w:val="en-GB"/>
              </w:rPr>
              <w:t>]</w:t>
            </w:r>
            <w:r w:rsidRPr="0011520D">
              <w:rPr>
                <w:rFonts w:ascii="Garamond" w:hAnsi="Garamond"/>
                <w:color w:val="548DD4"/>
                <w:sz w:val="32"/>
                <w:lang w:val="en-GB"/>
              </w:rPr>
              <w:t xml:space="preserve"> in</w:t>
            </w:r>
            <w:bookmarkEnd w:id="6"/>
            <w:r w:rsidR="008B5901">
              <w:rPr>
                <w:rFonts w:ascii="Garamond" w:hAnsi="Garamond"/>
                <w:color w:val="548DD4"/>
                <w:sz w:val="32"/>
                <w:lang w:val="en-GB"/>
              </w:rPr>
              <w:t xml:space="preserve"> Real-Time Embedded Systems</w:t>
            </w:r>
          </w:p>
        </w:tc>
      </w:tr>
      <w:tr w:rsidR="007D40CC" w:rsidRPr="007E187F" w:rsidTr="00435573">
        <w:trPr>
          <w:trHeight w:val="456"/>
        </w:trPr>
        <w:tc>
          <w:tcPr>
            <w:tcW w:w="2358" w:type="dxa"/>
            <w:vAlign w:val="center"/>
          </w:tcPr>
          <w:p w:rsidR="007D40CC" w:rsidRPr="00283A2B" w:rsidRDefault="007D40CC" w:rsidP="00435573">
            <w:pPr>
              <w:rPr>
                <w:rFonts w:ascii="Garamond" w:hAnsi="Garamond"/>
                <w:b/>
                <w:color w:val="1F497D"/>
                <w:sz w:val="28"/>
                <w:lang w:val="en-GB"/>
              </w:rPr>
            </w:pPr>
            <w:bookmarkStart w:id="7" w:name="_Toc294515516"/>
            <w:r w:rsidRPr="00283A2B">
              <w:rPr>
                <w:rFonts w:ascii="Garamond" w:hAnsi="Garamond"/>
                <w:b/>
                <w:color w:val="1F497D"/>
                <w:sz w:val="28"/>
                <w:lang w:val="en-GB"/>
              </w:rPr>
              <w:t>Department</w:t>
            </w:r>
            <w:bookmarkEnd w:id="7"/>
          </w:p>
        </w:tc>
        <w:tc>
          <w:tcPr>
            <w:tcW w:w="5490" w:type="dxa"/>
            <w:vAlign w:val="center"/>
          </w:tcPr>
          <w:p w:rsidR="007D40CC" w:rsidRPr="0011520D" w:rsidRDefault="008B5901" w:rsidP="00435573">
            <w:pPr>
              <w:rPr>
                <w:rFonts w:ascii="Garamond" w:hAnsi="Garamond"/>
                <w:color w:val="548DD4"/>
                <w:sz w:val="32"/>
                <w:lang w:val="en-GB"/>
              </w:rPr>
            </w:pPr>
            <w:bookmarkStart w:id="8" w:name="_Toc294515517"/>
            <w:r>
              <w:rPr>
                <w:rFonts w:ascii="Garamond" w:hAnsi="Garamond"/>
                <w:color w:val="548DD4"/>
                <w:sz w:val="32"/>
                <w:lang w:val="en-GB"/>
              </w:rPr>
              <w:t>Computer Engineering</w:t>
            </w:r>
            <w:r w:rsidR="007D40CC" w:rsidRPr="0011520D">
              <w:rPr>
                <w:rFonts w:ascii="Garamond" w:hAnsi="Garamond"/>
                <w:color w:val="548DD4"/>
                <w:sz w:val="32"/>
                <w:lang w:val="en-GB"/>
              </w:rPr>
              <w:t>.</w:t>
            </w:r>
            <w:bookmarkEnd w:id="8"/>
          </w:p>
        </w:tc>
      </w:tr>
    </w:tbl>
    <w:p w:rsidR="007D40CC" w:rsidRDefault="007D40CC" w:rsidP="007D40CC">
      <w:pPr>
        <w:pStyle w:val="Heading4"/>
        <w:rPr>
          <w:rFonts w:ascii="Arial Black" w:hAnsi="Arial Black"/>
        </w:rPr>
      </w:pPr>
    </w:p>
    <w:p w:rsidR="007D40CC" w:rsidRDefault="007D40CC" w:rsidP="007D40CC">
      <w:pPr>
        <w:pStyle w:val="Heading4"/>
        <w:ind w:left="720"/>
        <w:jc w:val="left"/>
        <w:rPr>
          <w:rFonts w:ascii="Monotype Corsiva" w:hAnsi="Monotype Corsiva"/>
          <w:spacing w:val="20"/>
          <w:sz w:val="28"/>
        </w:rPr>
      </w:pPr>
      <w:r>
        <w:rPr>
          <w:rFonts w:ascii="Monotype Corsiva" w:hAnsi="Monotype Corsiva"/>
          <w:spacing w:val="20"/>
          <w:sz w:val="28"/>
        </w:rPr>
        <w:t xml:space="preserve"> </w:t>
      </w:r>
    </w:p>
    <w:p w:rsidR="007D40CC" w:rsidRDefault="007D40CC" w:rsidP="007D40CC">
      <w:pPr>
        <w:pStyle w:val="Heading4"/>
        <w:jc w:val="left"/>
        <w:rPr>
          <w:rFonts w:ascii="Monotype Corsiva" w:eastAsia="Arial Unicode MS" w:hAnsi="Monotype Corsiva" w:cs="Arial Unicode MS"/>
          <w:spacing w:val="20"/>
          <w:sz w:val="28"/>
        </w:rPr>
      </w:pPr>
    </w:p>
    <w:p w:rsidR="007D40CC" w:rsidRDefault="007D40CC" w:rsidP="007D40CC">
      <w:pPr>
        <w:rPr>
          <w:rFonts w:ascii="Arial Unicode MS" w:hAnsi="Arial Unicode MS"/>
          <w:vanish/>
          <w:color w:val="40458C"/>
        </w:rPr>
      </w:pPr>
    </w:p>
    <w:p w:rsidR="007D40CC" w:rsidRDefault="007D40CC" w:rsidP="007D40CC"/>
    <w:p w:rsidR="007D40CC" w:rsidRDefault="007D40CC" w:rsidP="007D40CC">
      <w:pPr>
        <w:ind w:left="1440" w:firstLine="720"/>
      </w:pPr>
      <w:r>
        <w:t xml:space="preserve">    </w:t>
      </w:r>
    </w:p>
    <w:p w:rsidR="007D40CC" w:rsidRDefault="007D40CC" w:rsidP="007D40CC">
      <w:pPr>
        <w:ind w:left="1440" w:firstLine="720"/>
      </w:pPr>
    </w:p>
    <w:p w:rsidR="007D40CC" w:rsidRDefault="007D40CC" w:rsidP="007D40CC">
      <w:pPr>
        <w:ind w:left="1440" w:firstLine="720"/>
      </w:pPr>
    </w:p>
    <w:p w:rsidR="007D40CC" w:rsidRDefault="007D40CC" w:rsidP="007D40CC">
      <w:pPr>
        <w:ind w:left="1440" w:firstLine="720"/>
      </w:pPr>
    </w:p>
    <w:p w:rsidR="007D40CC" w:rsidRDefault="007D40CC" w:rsidP="007D40CC">
      <w:pPr>
        <w:ind w:left="1440" w:firstLine="720"/>
      </w:pPr>
    </w:p>
    <w:p w:rsidR="007D40CC" w:rsidRDefault="007D40CC" w:rsidP="007D40CC">
      <w:pPr>
        <w:ind w:left="1440" w:firstLine="720"/>
      </w:pPr>
    </w:p>
    <w:p w:rsidR="007D40CC" w:rsidRDefault="007D40CC" w:rsidP="007D40CC">
      <w:pPr>
        <w:ind w:left="1440" w:firstLine="720"/>
      </w:pPr>
    </w:p>
    <w:p w:rsidR="007D40CC" w:rsidRDefault="007D40CC" w:rsidP="007D40CC">
      <w:pPr>
        <w:ind w:left="1440" w:firstLine="720"/>
      </w:pPr>
    </w:p>
    <w:p w:rsidR="007D40CC" w:rsidRDefault="007D40CC" w:rsidP="007D40CC">
      <w:pPr>
        <w:ind w:left="1440" w:firstLine="720"/>
      </w:pPr>
    </w:p>
    <w:p w:rsidR="007D40CC" w:rsidRDefault="007D40CC" w:rsidP="007D40CC">
      <w:pPr>
        <w:ind w:left="1440" w:firstLine="720"/>
      </w:pPr>
    </w:p>
    <w:p w:rsidR="007D40CC" w:rsidRDefault="000657DF" w:rsidP="007D40CC">
      <w:pPr>
        <w:ind w:left="1440" w:firstLine="720"/>
      </w:pPr>
      <w:r>
        <w:rPr>
          <w:noProof/>
        </w:rPr>
        <w:drawing>
          <wp:inline distT="0" distB="0" distL="0" distR="0">
            <wp:extent cx="1137285" cy="1423035"/>
            <wp:effectExtent l="0" t="0" r="5715" b="5715"/>
            <wp:docPr id="4" name="Picture 1" descr="MSRS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RSAS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37285" cy="1423035"/>
                    </a:xfrm>
                    <a:prstGeom prst="rect">
                      <a:avLst/>
                    </a:prstGeom>
                    <a:noFill/>
                    <a:ln>
                      <a:noFill/>
                    </a:ln>
                  </pic:spPr>
                </pic:pic>
              </a:graphicData>
            </a:graphic>
          </wp:inline>
        </w:drawing>
      </w:r>
    </w:p>
    <w:p w:rsidR="007D40CC" w:rsidRDefault="007D40CC" w:rsidP="007D40CC">
      <w:pPr>
        <w:ind w:left="1440" w:firstLine="720"/>
      </w:pPr>
    </w:p>
    <w:p w:rsidR="007D40CC" w:rsidRDefault="007D40CC" w:rsidP="007D40CC">
      <w:pPr>
        <w:ind w:left="1440" w:firstLine="720"/>
      </w:pPr>
    </w:p>
    <w:p w:rsidR="007D40CC" w:rsidRDefault="007D40CC" w:rsidP="007D40CC">
      <w:pPr>
        <w:ind w:left="1440" w:firstLine="720"/>
      </w:pPr>
    </w:p>
    <w:p w:rsidR="007D40CC" w:rsidRDefault="007D40CC" w:rsidP="007D40CC">
      <w:pPr>
        <w:ind w:left="1440" w:firstLine="720"/>
      </w:pPr>
    </w:p>
    <w:tbl>
      <w:tblPr>
        <w:tblpPr w:leftFromText="180" w:rightFromText="180" w:vertAnchor="text" w:horzAnchor="margin" w:tblpX="-144" w:tblpY="72"/>
        <w:tblW w:w="0" w:type="auto"/>
        <w:tblLook w:val="0000" w:firstRow="0" w:lastRow="0" w:firstColumn="0" w:lastColumn="0" w:noHBand="0" w:noVBand="0"/>
      </w:tblPr>
      <w:tblGrid>
        <w:gridCol w:w="3031"/>
        <w:gridCol w:w="4609"/>
      </w:tblGrid>
      <w:tr w:rsidR="007D40CC" w:rsidRPr="007E187F" w:rsidTr="00435573">
        <w:trPr>
          <w:trHeight w:val="546"/>
        </w:trPr>
        <w:tc>
          <w:tcPr>
            <w:tcW w:w="3031" w:type="dxa"/>
            <w:vAlign w:val="center"/>
          </w:tcPr>
          <w:p w:rsidR="007D40CC" w:rsidRPr="00283A2B" w:rsidRDefault="007D40CC" w:rsidP="00435573">
            <w:pPr>
              <w:rPr>
                <w:rFonts w:ascii="Garamond" w:hAnsi="Garamond"/>
                <w:b/>
                <w:color w:val="1F497D"/>
                <w:sz w:val="28"/>
                <w:lang w:val="en-GB"/>
              </w:rPr>
            </w:pPr>
            <w:bookmarkStart w:id="9" w:name="_Toc294515518"/>
            <w:r w:rsidRPr="00283A2B">
              <w:rPr>
                <w:rFonts w:ascii="Garamond" w:hAnsi="Garamond"/>
                <w:b/>
                <w:color w:val="1F497D"/>
                <w:sz w:val="28"/>
                <w:lang w:val="en-GB"/>
              </w:rPr>
              <w:t>Name of the Student</w:t>
            </w:r>
            <w:bookmarkEnd w:id="9"/>
          </w:p>
        </w:tc>
        <w:tc>
          <w:tcPr>
            <w:tcW w:w="4609" w:type="dxa"/>
            <w:vAlign w:val="center"/>
          </w:tcPr>
          <w:p w:rsidR="007D40CC" w:rsidRPr="0011520D" w:rsidRDefault="00F46140" w:rsidP="00435573">
            <w:pPr>
              <w:rPr>
                <w:rFonts w:ascii="Garamond" w:hAnsi="Garamond"/>
                <w:sz w:val="28"/>
                <w:lang w:val="en-GB"/>
              </w:rPr>
            </w:pPr>
            <w:r>
              <w:rPr>
                <w:rFonts w:ascii="Garamond" w:hAnsi="Garamond"/>
                <w:color w:val="0070C0"/>
                <w:sz w:val="28"/>
                <w:lang w:val="en-GB"/>
              </w:rPr>
              <w:t>Kushal J</w:t>
            </w:r>
          </w:p>
        </w:tc>
      </w:tr>
      <w:tr w:rsidR="007D40CC" w:rsidRPr="007E187F" w:rsidTr="00435573">
        <w:trPr>
          <w:trHeight w:val="546"/>
        </w:trPr>
        <w:tc>
          <w:tcPr>
            <w:tcW w:w="3031" w:type="dxa"/>
            <w:vAlign w:val="center"/>
          </w:tcPr>
          <w:p w:rsidR="007D40CC" w:rsidRPr="00283A2B" w:rsidRDefault="007D40CC" w:rsidP="00435573">
            <w:pPr>
              <w:rPr>
                <w:rFonts w:ascii="Garamond" w:hAnsi="Garamond"/>
                <w:b/>
                <w:color w:val="1F497D"/>
                <w:sz w:val="28"/>
                <w:lang w:val="en-GB"/>
              </w:rPr>
            </w:pPr>
            <w:bookmarkStart w:id="10" w:name="_Toc294515520"/>
            <w:r w:rsidRPr="00283A2B">
              <w:rPr>
                <w:rFonts w:ascii="Garamond" w:hAnsi="Garamond"/>
                <w:b/>
                <w:color w:val="1F497D"/>
                <w:sz w:val="28"/>
                <w:lang w:val="en-GB"/>
              </w:rPr>
              <w:t>Reg. No</w:t>
            </w:r>
            <w:bookmarkEnd w:id="10"/>
          </w:p>
        </w:tc>
        <w:tc>
          <w:tcPr>
            <w:tcW w:w="4609" w:type="dxa"/>
            <w:vAlign w:val="center"/>
          </w:tcPr>
          <w:p w:rsidR="007D40CC" w:rsidRPr="0011520D" w:rsidRDefault="00983B3C" w:rsidP="00435573">
            <w:pPr>
              <w:rPr>
                <w:rFonts w:ascii="Garamond" w:hAnsi="Garamond"/>
                <w:color w:val="0070C0"/>
                <w:sz w:val="28"/>
                <w:lang w:val="en-GB"/>
              </w:rPr>
            </w:pPr>
            <w:r>
              <w:rPr>
                <w:rFonts w:ascii="Garamond" w:hAnsi="Garamond"/>
                <w:color w:val="0070C0"/>
                <w:sz w:val="28"/>
                <w:lang w:val="en-GB"/>
              </w:rPr>
              <w:t>CHB0412002</w:t>
            </w:r>
          </w:p>
        </w:tc>
      </w:tr>
      <w:tr w:rsidR="007D40CC" w:rsidRPr="007E187F" w:rsidTr="00435573">
        <w:trPr>
          <w:trHeight w:val="546"/>
        </w:trPr>
        <w:tc>
          <w:tcPr>
            <w:tcW w:w="3031" w:type="dxa"/>
            <w:vAlign w:val="center"/>
          </w:tcPr>
          <w:p w:rsidR="007D40CC" w:rsidRPr="00283A2B" w:rsidRDefault="007D40CC" w:rsidP="00435573">
            <w:pPr>
              <w:rPr>
                <w:rFonts w:ascii="Garamond" w:hAnsi="Garamond"/>
                <w:b/>
                <w:color w:val="1F497D"/>
                <w:sz w:val="28"/>
                <w:lang w:val="en-GB"/>
              </w:rPr>
            </w:pPr>
            <w:bookmarkStart w:id="11" w:name="_Toc294515522"/>
            <w:r w:rsidRPr="00283A2B">
              <w:rPr>
                <w:rFonts w:ascii="Garamond" w:hAnsi="Garamond"/>
                <w:b/>
                <w:color w:val="1F497D"/>
                <w:sz w:val="28"/>
                <w:lang w:val="en-GB"/>
              </w:rPr>
              <w:t>Batch</w:t>
            </w:r>
            <w:bookmarkEnd w:id="11"/>
          </w:p>
        </w:tc>
        <w:tc>
          <w:tcPr>
            <w:tcW w:w="4609" w:type="dxa"/>
            <w:vAlign w:val="center"/>
          </w:tcPr>
          <w:p w:rsidR="007D40CC" w:rsidRPr="0011520D" w:rsidRDefault="00C1598A" w:rsidP="00435573">
            <w:pPr>
              <w:rPr>
                <w:rFonts w:ascii="Garamond" w:hAnsi="Garamond"/>
                <w:color w:val="0070C0"/>
                <w:sz w:val="28"/>
                <w:lang w:val="en-GB"/>
              </w:rPr>
            </w:pPr>
            <w:bookmarkStart w:id="12" w:name="_Toc294515523"/>
            <w:r>
              <w:rPr>
                <w:rFonts w:ascii="Garamond" w:hAnsi="Garamond"/>
                <w:color w:val="0070C0"/>
                <w:sz w:val="28"/>
                <w:lang w:val="en-GB"/>
              </w:rPr>
              <w:t>Part Time 2012</w:t>
            </w:r>
            <w:bookmarkEnd w:id="12"/>
          </w:p>
        </w:tc>
      </w:tr>
      <w:tr w:rsidR="007D40CC" w:rsidRPr="007E187F" w:rsidTr="00435573">
        <w:trPr>
          <w:trHeight w:val="546"/>
        </w:trPr>
        <w:tc>
          <w:tcPr>
            <w:tcW w:w="3031" w:type="dxa"/>
            <w:vAlign w:val="center"/>
          </w:tcPr>
          <w:p w:rsidR="007D40CC" w:rsidRPr="00283A2B" w:rsidRDefault="007D40CC" w:rsidP="00435573">
            <w:pPr>
              <w:rPr>
                <w:rFonts w:ascii="Garamond" w:hAnsi="Garamond"/>
                <w:b/>
                <w:color w:val="1F497D"/>
                <w:sz w:val="28"/>
                <w:lang w:val="en-GB"/>
              </w:rPr>
            </w:pPr>
            <w:bookmarkStart w:id="13" w:name="_Toc294515524"/>
            <w:r w:rsidRPr="00283A2B">
              <w:rPr>
                <w:rFonts w:ascii="Garamond" w:hAnsi="Garamond"/>
                <w:b/>
                <w:color w:val="1F497D"/>
                <w:sz w:val="28"/>
                <w:lang w:val="en-GB"/>
              </w:rPr>
              <w:t>Module Leader</w:t>
            </w:r>
            <w:bookmarkEnd w:id="13"/>
          </w:p>
        </w:tc>
        <w:tc>
          <w:tcPr>
            <w:tcW w:w="4609" w:type="dxa"/>
            <w:vAlign w:val="center"/>
          </w:tcPr>
          <w:p w:rsidR="007D40CC" w:rsidRPr="0011520D" w:rsidRDefault="004F3915" w:rsidP="00435573">
            <w:pPr>
              <w:rPr>
                <w:rFonts w:ascii="Garamond" w:hAnsi="Garamond"/>
                <w:color w:val="0070C0"/>
                <w:sz w:val="28"/>
                <w:lang w:val="en-GB"/>
              </w:rPr>
            </w:pPr>
            <w:proofErr w:type="spellStart"/>
            <w:r>
              <w:rPr>
                <w:rFonts w:ascii="Garamond" w:hAnsi="Garamond"/>
                <w:color w:val="0070C0"/>
                <w:sz w:val="28"/>
                <w:lang w:val="en-GB"/>
              </w:rPr>
              <w:t>Jishmi</w:t>
            </w:r>
            <w:proofErr w:type="spellEnd"/>
            <w:r>
              <w:rPr>
                <w:rFonts w:ascii="Garamond" w:hAnsi="Garamond"/>
                <w:color w:val="0070C0"/>
                <w:sz w:val="28"/>
                <w:lang w:val="en-GB"/>
              </w:rPr>
              <w:t xml:space="preserve"> </w:t>
            </w:r>
            <w:proofErr w:type="spellStart"/>
            <w:r>
              <w:rPr>
                <w:rFonts w:ascii="Garamond" w:hAnsi="Garamond"/>
                <w:color w:val="0070C0"/>
                <w:sz w:val="28"/>
                <w:lang w:val="en-GB"/>
              </w:rPr>
              <w:t>Joc</w:t>
            </w:r>
            <w:proofErr w:type="spellEnd"/>
            <w:r>
              <w:rPr>
                <w:rFonts w:ascii="Garamond" w:hAnsi="Garamond"/>
                <w:color w:val="0070C0"/>
                <w:sz w:val="28"/>
                <w:lang w:val="en-GB"/>
              </w:rPr>
              <w:t xml:space="preserve"> </w:t>
            </w:r>
            <w:proofErr w:type="spellStart"/>
            <w:r>
              <w:rPr>
                <w:rFonts w:ascii="Garamond" w:hAnsi="Garamond"/>
                <w:color w:val="0070C0"/>
                <w:sz w:val="28"/>
                <w:lang w:val="en-GB"/>
              </w:rPr>
              <w:t>Chondal</w:t>
            </w:r>
            <w:proofErr w:type="spellEnd"/>
          </w:p>
        </w:tc>
      </w:tr>
    </w:tbl>
    <w:p w:rsidR="007D40CC" w:rsidRDefault="007D40CC" w:rsidP="007D40CC">
      <w:pPr>
        <w:ind w:left="1440" w:firstLine="720"/>
      </w:pPr>
    </w:p>
    <w:p w:rsidR="007D40CC" w:rsidRDefault="000657DF" w:rsidP="007D40CC">
      <w:pPr>
        <w:tabs>
          <w:tab w:val="left" w:pos="3975"/>
        </w:tabs>
      </w:pPr>
      <w:r>
        <w:rPr>
          <w:noProof/>
          <w:sz w:val="20"/>
        </w:rPr>
        <mc:AlternateContent>
          <mc:Choice Requires="wps">
            <w:drawing>
              <wp:anchor distT="0" distB="0" distL="114300" distR="114300" simplePos="0" relativeHeight="251643392" behindDoc="0" locked="0" layoutInCell="1" allowOverlap="1">
                <wp:simplePos x="0" y="0"/>
                <wp:positionH relativeFrom="column">
                  <wp:posOffset>-5240020</wp:posOffset>
                </wp:positionH>
                <wp:positionV relativeFrom="paragraph">
                  <wp:posOffset>2496185</wp:posOffset>
                </wp:positionV>
                <wp:extent cx="5143500" cy="786765"/>
                <wp:effectExtent l="0" t="635" r="1270" b="3175"/>
                <wp:wrapNone/>
                <wp:docPr id="1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3500" cy="7867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30FB1" w:rsidRPr="006E05B5" w:rsidRDefault="00930FB1" w:rsidP="007D40CC">
                            <w:pPr>
                              <w:jc w:val="center"/>
                              <w:rPr>
                                <w:rFonts w:ascii="Georgia" w:hAnsi="Georgia"/>
                              </w:rPr>
                            </w:pPr>
                            <w:bookmarkStart w:id="14" w:name="_Toc294515527"/>
                            <w:proofErr w:type="spellStart"/>
                            <w:r w:rsidRPr="006E05B5">
                              <w:rPr>
                                <w:rFonts w:ascii="Georgia" w:hAnsi="Georgia"/>
                                <w:sz w:val="36"/>
                              </w:rPr>
                              <w:t>M.S.Ramaiah</w:t>
                            </w:r>
                            <w:proofErr w:type="spellEnd"/>
                            <w:r w:rsidRPr="006E05B5">
                              <w:rPr>
                                <w:rFonts w:ascii="Georgia" w:hAnsi="Georgia"/>
                                <w:sz w:val="36"/>
                              </w:rPr>
                              <w:t xml:space="preserve"> School of Advanced Studies</w:t>
                            </w:r>
                            <w:bookmarkEnd w:id="14"/>
                          </w:p>
                          <w:p w:rsidR="00930FB1" w:rsidRPr="000E27C0" w:rsidRDefault="00930FB1" w:rsidP="007D40CC">
                            <w:pPr>
                              <w:jc w:val="center"/>
                              <w:rPr>
                                <w:rFonts w:ascii="Arial Rounded MT Bold" w:hAnsi="Arial Rounded MT Bold"/>
                              </w:rPr>
                            </w:pPr>
                            <w:r w:rsidRPr="000E27C0">
                              <w:rPr>
                                <w:rFonts w:ascii="Arial Rounded MT Bold" w:hAnsi="Arial Rounded MT Bold"/>
                                <w:sz w:val="20"/>
                              </w:rPr>
                              <w:t xml:space="preserve">Postgraduate Engineering and Management </w:t>
                            </w:r>
                            <w:proofErr w:type="spellStart"/>
                            <w:proofErr w:type="gramStart"/>
                            <w:r w:rsidRPr="000E27C0">
                              <w:rPr>
                                <w:rFonts w:ascii="Arial Rounded MT Bold" w:hAnsi="Arial Rounded MT Bold"/>
                                <w:sz w:val="20"/>
                              </w:rPr>
                              <w:t>Programmes</w:t>
                            </w:r>
                            <w:proofErr w:type="spellEnd"/>
                            <w:r w:rsidRPr="000E27C0">
                              <w:rPr>
                                <w:rFonts w:ascii="Arial Rounded MT Bold" w:hAnsi="Arial Rounded MT Bold"/>
                                <w:sz w:val="20"/>
                              </w:rPr>
                              <w:t>(</w:t>
                            </w:r>
                            <w:proofErr w:type="gramEnd"/>
                            <w:r w:rsidRPr="000E27C0">
                              <w:rPr>
                                <w:rFonts w:ascii="Arial Rounded MT Bold" w:hAnsi="Arial Rounded MT Bold"/>
                                <w:sz w:val="20"/>
                              </w:rPr>
                              <w:t>PEMP)</w:t>
                            </w:r>
                          </w:p>
                          <w:p w:rsidR="00930FB1" w:rsidRPr="000E27C0" w:rsidRDefault="00930FB1" w:rsidP="007D40CC">
                            <w:pPr>
                              <w:jc w:val="center"/>
                              <w:rPr>
                                <w:b/>
                                <w:bCs/>
                                <w:sz w:val="18"/>
                              </w:rPr>
                            </w:pPr>
                            <w:bookmarkStart w:id="15" w:name="_Toc294515528"/>
                            <w:r w:rsidRPr="000E27C0">
                              <w:rPr>
                                <w:b/>
                                <w:bCs/>
                                <w:sz w:val="18"/>
                              </w:rPr>
                              <w:t xml:space="preserve">#470-P </w:t>
                            </w:r>
                            <w:proofErr w:type="spellStart"/>
                            <w:r w:rsidRPr="000E27C0">
                              <w:rPr>
                                <w:b/>
                                <w:bCs/>
                                <w:sz w:val="18"/>
                              </w:rPr>
                              <w:t>Peenya</w:t>
                            </w:r>
                            <w:proofErr w:type="spellEnd"/>
                            <w:r w:rsidRPr="000E27C0">
                              <w:rPr>
                                <w:b/>
                                <w:bCs/>
                                <w:sz w:val="18"/>
                              </w:rPr>
                              <w:t xml:space="preserve"> Industrial Area, 4</w:t>
                            </w:r>
                            <w:r w:rsidRPr="000E27C0">
                              <w:rPr>
                                <w:b/>
                                <w:bCs/>
                                <w:sz w:val="18"/>
                                <w:vertAlign w:val="superscript"/>
                              </w:rPr>
                              <w:t xml:space="preserve">th </w:t>
                            </w:r>
                            <w:r w:rsidRPr="000E27C0">
                              <w:rPr>
                                <w:b/>
                                <w:bCs/>
                                <w:sz w:val="18"/>
                              </w:rPr>
                              <w:t xml:space="preserve">Phase, </w:t>
                            </w:r>
                            <w:proofErr w:type="spellStart"/>
                            <w:r w:rsidRPr="000E27C0">
                              <w:rPr>
                                <w:b/>
                                <w:bCs/>
                                <w:sz w:val="18"/>
                              </w:rPr>
                              <w:t>Peenya</w:t>
                            </w:r>
                            <w:proofErr w:type="spellEnd"/>
                            <w:r w:rsidRPr="000E27C0">
                              <w:rPr>
                                <w:b/>
                                <w:bCs/>
                                <w:sz w:val="18"/>
                              </w:rPr>
                              <w:t>, Bengaluru-560 058</w:t>
                            </w:r>
                            <w:bookmarkEnd w:id="15"/>
                          </w:p>
                          <w:p w:rsidR="00930FB1" w:rsidRPr="000E27C0" w:rsidRDefault="00930FB1" w:rsidP="007D40CC">
                            <w:pPr>
                              <w:jc w:val="center"/>
                              <w:rPr>
                                <w:sz w:val="18"/>
                              </w:rPr>
                            </w:pPr>
                            <w:bookmarkStart w:id="16" w:name="_Toc294515529"/>
                            <w:r w:rsidRPr="000E27C0">
                              <w:rPr>
                                <w:b/>
                                <w:bCs/>
                                <w:sz w:val="18"/>
                              </w:rPr>
                              <w:t>Tel; 080 4906 5555, website: www.msrsas.org</w:t>
                            </w:r>
                            <w:bookmarkEnd w:id="16"/>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12.6pt;margin-top:196.55pt;width:405pt;height:61.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" stroked="f">
                <v:textbox>
                  <w:txbxContent>
                    <w:p w:rsidR="00930FB1" w:rsidRPr="006E05B5" w:rsidRDefault="00930FB1" w:rsidP="007D40CC">
                      <w:pPr>
                        <w:jc w:val="center"/>
                        <w:rPr>
                          <w:rFonts w:ascii="Georgia" w:hAnsi="Georgia"/>
                        </w:rPr>
                      </w:pPr>
                      <w:bookmarkStart w:id="17" w:name="_Toc294515527"/>
                      <w:proofErr w:type="spellStart"/>
                      <w:r w:rsidRPr="006E05B5">
                        <w:rPr>
                          <w:rFonts w:ascii="Georgia" w:hAnsi="Georgia"/>
                          <w:sz w:val="36"/>
                        </w:rPr>
                        <w:t>M.S.Ramaiah</w:t>
                      </w:r>
                      <w:proofErr w:type="spellEnd"/>
                      <w:r w:rsidRPr="006E05B5">
                        <w:rPr>
                          <w:rFonts w:ascii="Georgia" w:hAnsi="Georgia"/>
                          <w:sz w:val="36"/>
                        </w:rPr>
                        <w:t xml:space="preserve"> School of Advanced Studies</w:t>
                      </w:r>
                      <w:bookmarkEnd w:id="17"/>
                    </w:p>
                    <w:p w:rsidR="00930FB1" w:rsidRPr="000E27C0" w:rsidRDefault="00930FB1" w:rsidP="007D40CC">
                      <w:pPr>
                        <w:jc w:val="center"/>
                        <w:rPr>
                          <w:rFonts w:ascii="Arial Rounded MT Bold" w:hAnsi="Arial Rounded MT Bold"/>
                        </w:rPr>
                      </w:pPr>
                      <w:r w:rsidRPr="000E27C0">
                        <w:rPr>
                          <w:rFonts w:ascii="Arial Rounded MT Bold" w:hAnsi="Arial Rounded MT Bold"/>
                          <w:sz w:val="20"/>
                        </w:rPr>
                        <w:t xml:space="preserve">Postgraduate Engineering and Management </w:t>
                      </w:r>
                      <w:proofErr w:type="spellStart"/>
                      <w:proofErr w:type="gramStart"/>
                      <w:r w:rsidRPr="000E27C0">
                        <w:rPr>
                          <w:rFonts w:ascii="Arial Rounded MT Bold" w:hAnsi="Arial Rounded MT Bold"/>
                          <w:sz w:val="20"/>
                        </w:rPr>
                        <w:t>Programmes</w:t>
                      </w:r>
                      <w:proofErr w:type="spellEnd"/>
                      <w:r w:rsidRPr="000E27C0">
                        <w:rPr>
                          <w:rFonts w:ascii="Arial Rounded MT Bold" w:hAnsi="Arial Rounded MT Bold"/>
                          <w:sz w:val="20"/>
                        </w:rPr>
                        <w:t>(</w:t>
                      </w:r>
                      <w:proofErr w:type="gramEnd"/>
                      <w:r w:rsidRPr="000E27C0">
                        <w:rPr>
                          <w:rFonts w:ascii="Arial Rounded MT Bold" w:hAnsi="Arial Rounded MT Bold"/>
                          <w:sz w:val="20"/>
                        </w:rPr>
                        <w:t>PEMP)</w:t>
                      </w:r>
                    </w:p>
                    <w:p w:rsidR="00930FB1" w:rsidRPr="000E27C0" w:rsidRDefault="00930FB1" w:rsidP="007D40CC">
                      <w:pPr>
                        <w:jc w:val="center"/>
                        <w:rPr>
                          <w:b/>
                          <w:bCs/>
                          <w:sz w:val="18"/>
                        </w:rPr>
                      </w:pPr>
                      <w:bookmarkStart w:id="18" w:name="_Toc294515528"/>
                      <w:r w:rsidRPr="000E27C0">
                        <w:rPr>
                          <w:b/>
                          <w:bCs/>
                          <w:sz w:val="18"/>
                        </w:rPr>
                        <w:t xml:space="preserve">#470-P </w:t>
                      </w:r>
                      <w:proofErr w:type="spellStart"/>
                      <w:r w:rsidRPr="000E27C0">
                        <w:rPr>
                          <w:b/>
                          <w:bCs/>
                          <w:sz w:val="18"/>
                        </w:rPr>
                        <w:t>Peenya</w:t>
                      </w:r>
                      <w:proofErr w:type="spellEnd"/>
                      <w:r w:rsidRPr="000E27C0">
                        <w:rPr>
                          <w:b/>
                          <w:bCs/>
                          <w:sz w:val="18"/>
                        </w:rPr>
                        <w:t xml:space="preserve"> Industrial Area, 4</w:t>
                      </w:r>
                      <w:r w:rsidRPr="000E27C0">
                        <w:rPr>
                          <w:b/>
                          <w:bCs/>
                          <w:sz w:val="18"/>
                          <w:vertAlign w:val="superscript"/>
                        </w:rPr>
                        <w:t xml:space="preserve">th </w:t>
                      </w:r>
                      <w:r w:rsidRPr="000E27C0">
                        <w:rPr>
                          <w:b/>
                          <w:bCs/>
                          <w:sz w:val="18"/>
                        </w:rPr>
                        <w:t xml:space="preserve">Phase, </w:t>
                      </w:r>
                      <w:proofErr w:type="spellStart"/>
                      <w:r w:rsidRPr="000E27C0">
                        <w:rPr>
                          <w:b/>
                          <w:bCs/>
                          <w:sz w:val="18"/>
                        </w:rPr>
                        <w:t>Peenya</w:t>
                      </w:r>
                      <w:proofErr w:type="spellEnd"/>
                      <w:r w:rsidRPr="000E27C0">
                        <w:rPr>
                          <w:b/>
                          <w:bCs/>
                          <w:sz w:val="18"/>
                        </w:rPr>
                        <w:t>, Bengaluru-560 058</w:t>
                      </w:r>
                      <w:bookmarkEnd w:id="18"/>
                    </w:p>
                    <w:p w:rsidR="00930FB1" w:rsidRPr="000E27C0" w:rsidRDefault="00930FB1" w:rsidP="007D40CC">
                      <w:pPr>
                        <w:jc w:val="center"/>
                        <w:rPr>
                          <w:sz w:val="18"/>
                        </w:rPr>
                      </w:pPr>
                      <w:bookmarkStart w:id="19" w:name="_Toc294515529"/>
                      <w:r w:rsidRPr="000E27C0">
                        <w:rPr>
                          <w:b/>
                          <w:bCs/>
                          <w:sz w:val="18"/>
                        </w:rPr>
                        <w:t>Tel; 080 4906 5555, website: www.msrsas.org</w:t>
                      </w:r>
                      <w:bookmarkEnd w:id="19"/>
                    </w:p>
                  </w:txbxContent>
                </v:textbox>
              </v:shape>
            </w:pict>
          </mc:Fallback>
        </mc:AlternateContent>
      </w:r>
    </w:p>
    <w:p w:rsidR="007D40CC" w:rsidRDefault="007D40CC" w:rsidP="007D40CC">
      <w:pPr>
        <w:tabs>
          <w:tab w:val="left" w:pos="3975"/>
          <w:tab w:val="left" w:pos="7080"/>
        </w:tabs>
        <w:sectPr w:rsidR="007D40CC" w:rsidSect="00435573">
          <w:headerReference w:type="default" r:id="rId11"/>
          <w:footerReference w:type="default" r:id="rId12"/>
          <w:headerReference w:type="first" r:id="rId13"/>
          <w:footerReference w:type="first" r:id="rId14"/>
          <w:pgSz w:w="11909" w:h="16834" w:code="9"/>
          <w:pgMar w:top="1152" w:right="1152" w:bottom="1152" w:left="1530" w:header="720" w:footer="432"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docGrid w:linePitch="360"/>
        </w:sectPr>
      </w:pPr>
    </w:p>
    <w:p w:rsidR="007D40CC" w:rsidRDefault="007D40CC" w:rsidP="007D40CC">
      <w:pPr>
        <w:tabs>
          <w:tab w:val="left" w:pos="3975"/>
          <w:tab w:val="left" w:pos="7080"/>
        </w:tabs>
      </w:pPr>
    </w:p>
    <w:p w:rsidR="007D40CC" w:rsidRDefault="007D40CC" w:rsidP="007D40CC">
      <w:pPr>
        <w:jc w:val="right"/>
      </w:pPr>
    </w:p>
    <w:tbl>
      <w:tblPr>
        <w:tblpPr w:leftFromText="180" w:rightFromText="180" w:vertAnchor="text" w:tblpXSpec="center" w:tblpY="-83"/>
        <w:tblW w:w="94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8"/>
        <w:gridCol w:w="710"/>
        <w:gridCol w:w="1759"/>
        <w:gridCol w:w="418"/>
        <w:gridCol w:w="402"/>
        <w:gridCol w:w="536"/>
        <w:gridCol w:w="776"/>
        <w:gridCol w:w="748"/>
        <w:gridCol w:w="2243"/>
      </w:tblGrid>
      <w:tr w:rsidR="007D40CC" w:rsidTr="00435573">
        <w:trPr>
          <w:trHeight w:val="334"/>
        </w:trPr>
        <w:tc>
          <w:tcPr>
            <w:tcW w:w="9410" w:type="dxa"/>
            <w:gridSpan w:val="9"/>
          </w:tcPr>
          <w:p w:rsidR="007D40CC" w:rsidRPr="002A32D8" w:rsidRDefault="007D40CC" w:rsidP="00435573">
            <w:pPr>
              <w:pStyle w:val="Heading1"/>
              <w:jc w:val="center"/>
            </w:pPr>
            <w:bookmarkStart w:id="20" w:name="_Toc185910103"/>
            <w:bookmarkStart w:id="21" w:name="_Toc294515530"/>
            <w:bookmarkStart w:id="22" w:name="_Toc294516777"/>
            <w:bookmarkStart w:id="23" w:name="_Toc379011140"/>
            <w:r w:rsidRPr="002A32D8">
              <w:rPr>
                <w:sz w:val="24"/>
              </w:rPr>
              <w:t>Declaration</w:t>
            </w:r>
            <w:bookmarkEnd w:id="20"/>
            <w:r w:rsidRPr="002A32D8">
              <w:rPr>
                <w:sz w:val="24"/>
              </w:rPr>
              <w:t xml:space="preserve"> Sheet</w:t>
            </w:r>
            <w:bookmarkEnd w:id="21"/>
            <w:bookmarkEnd w:id="22"/>
            <w:bookmarkEnd w:id="23"/>
          </w:p>
        </w:tc>
      </w:tr>
      <w:tr w:rsidR="007D40CC" w:rsidTr="00435573">
        <w:trPr>
          <w:trHeight w:val="358"/>
        </w:trPr>
        <w:tc>
          <w:tcPr>
            <w:tcW w:w="1818" w:type="dxa"/>
            <w:vAlign w:val="center"/>
          </w:tcPr>
          <w:p w:rsidR="007D40CC" w:rsidRDefault="007D40CC" w:rsidP="00435573">
            <w:pPr>
              <w:tabs>
                <w:tab w:val="left" w:pos="3975"/>
                <w:tab w:val="left" w:pos="7080"/>
              </w:tabs>
            </w:pPr>
            <w:r>
              <w:rPr>
                <w:rFonts w:ascii="CG Times" w:hAnsi="CG Times"/>
              </w:rPr>
              <w:t>Student Name</w:t>
            </w:r>
          </w:p>
        </w:tc>
        <w:tc>
          <w:tcPr>
            <w:tcW w:w="7592" w:type="dxa"/>
            <w:gridSpan w:val="8"/>
            <w:vAlign w:val="center"/>
          </w:tcPr>
          <w:p w:rsidR="007D40CC" w:rsidRDefault="000A1DFD" w:rsidP="00435573">
            <w:pPr>
              <w:tabs>
                <w:tab w:val="left" w:pos="3975"/>
                <w:tab w:val="left" w:pos="7080"/>
              </w:tabs>
            </w:pPr>
            <w:r>
              <w:t>Kushal J</w:t>
            </w:r>
          </w:p>
        </w:tc>
      </w:tr>
      <w:tr w:rsidR="007D40CC" w:rsidTr="00435573">
        <w:trPr>
          <w:trHeight w:val="352"/>
        </w:trPr>
        <w:tc>
          <w:tcPr>
            <w:tcW w:w="1818" w:type="dxa"/>
            <w:vAlign w:val="center"/>
          </w:tcPr>
          <w:p w:rsidR="007D40CC" w:rsidRDefault="007D40CC" w:rsidP="00435573">
            <w:pPr>
              <w:tabs>
                <w:tab w:val="left" w:pos="3975"/>
                <w:tab w:val="left" w:pos="7080"/>
              </w:tabs>
            </w:pPr>
            <w:r>
              <w:rPr>
                <w:rFonts w:ascii="CG Times" w:hAnsi="CG Times"/>
              </w:rPr>
              <w:t>Reg. No</w:t>
            </w:r>
          </w:p>
        </w:tc>
        <w:tc>
          <w:tcPr>
            <w:tcW w:w="7592" w:type="dxa"/>
            <w:gridSpan w:val="8"/>
            <w:vAlign w:val="center"/>
          </w:tcPr>
          <w:p w:rsidR="007D40CC" w:rsidRDefault="0039593B" w:rsidP="00435573">
            <w:pPr>
              <w:tabs>
                <w:tab w:val="left" w:pos="3975"/>
                <w:tab w:val="left" w:pos="7080"/>
              </w:tabs>
            </w:pPr>
            <w:r>
              <w:t>CHB0412002</w:t>
            </w:r>
          </w:p>
        </w:tc>
      </w:tr>
      <w:tr w:rsidR="007D40CC" w:rsidTr="00435573">
        <w:trPr>
          <w:trHeight w:val="361"/>
        </w:trPr>
        <w:tc>
          <w:tcPr>
            <w:tcW w:w="1818" w:type="dxa"/>
            <w:vAlign w:val="center"/>
          </w:tcPr>
          <w:p w:rsidR="007D40CC" w:rsidRDefault="007D40CC" w:rsidP="00435573">
            <w:pPr>
              <w:tabs>
                <w:tab w:val="left" w:pos="3975"/>
                <w:tab w:val="left" w:pos="7080"/>
              </w:tabs>
            </w:pPr>
            <w:r>
              <w:t>Course</w:t>
            </w:r>
          </w:p>
        </w:tc>
        <w:tc>
          <w:tcPr>
            <w:tcW w:w="3825" w:type="dxa"/>
            <w:gridSpan w:val="5"/>
            <w:vAlign w:val="center"/>
          </w:tcPr>
          <w:p w:rsidR="007D40CC" w:rsidRDefault="000A1DFD" w:rsidP="00435573">
            <w:pPr>
              <w:tabs>
                <w:tab w:val="left" w:pos="3975"/>
                <w:tab w:val="left" w:pos="7080"/>
              </w:tabs>
            </w:pPr>
            <w:r>
              <w:t>RTES</w:t>
            </w:r>
          </w:p>
        </w:tc>
        <w:tc>
          <w:tcPr>
            <w:tcW w:w="776" w:type="dxa"/>
            <w:vAlign w:val="center"/>
          </w:tcPr>
          <w:p w:rsidR="007D40CC" w:rsidRDefault="007D40CC" w:rsidP="00435573">
            <w:pPr>
              <w:tabs>
                <w:tab w:val="left" w:pos="3975"/>
                <w:tab w:val="left" w:pos="7080"/>
              </w:tabs>
            </w:pPr>
            <w:r>
              <w:t>Batch</w:t>
            </w:r>
          </w:p>
        </w:tc>
        <w:tc>
          <w:tcPr>
            <w:tcW w:w="2991" w:type="dxa"/>
            <w:gridSpan w:val="2"/>
            <w:vAlign w:val="center"/>
          </w:tcPr>
          <w:p w:rsidR="007D40CC" w:rsidRDefault="007D40CC" w:rsidP="00435573">
            <w:pPr>
              <w:tabs>
                <w:tab w:val="left" w:pos="3975"/>
                <w:tab w:val="left" w:pos="7080"/>
              </w:tabs>
            </w:pPr>
            <w:r>
              <w:t xml:space="preserve">Part-Time </w:t>
            </w:r>
            <w:r w:rsidR="00551807">
              <w:t>2012.</w:t>
            </w:r>
          </w:p>
        </w:tc>
      </w:tr>
      <w:tr w:rsidR="007D40CC" w:rsidTr="00435573">
        <w:trPr>
          <w:trHeight w:val="352"/>
        </w:trPr>
        <w:tc>
          <w:tcPr>
            <w:tcW w:w="1818" w:type="dxa"/>
            <w:vAlign w:val="center"/>
          </w:tcPr>
          <w:p w:rsidR="007D40CC" w:rsidRDefault="007D40CC" w:rsidP="00435573">
            <w:pPr>
              <w:tabs>
                <w:tab w:val="left" w:pos="3975"/>
                <w:tab w:val="left" w:pos="7080"/>
              </w:tabs>
            </w:pPr>
            <w:r>
              <w:t>Batch</w:t>
            </w:r>
          </w:p>
        </w:tc>
        <w:tc>
          <w:tcPr>
            <w:tcW w:w="7592" w:type="dxa"/>
            <w:gridSpan w:val="8"/>
            <w:vAlign w:val="center"/>
          </w:tcPr>
          <w:p w:rsidR="007D40CC" w:rsidRDefault="000A1DFD" w:rsidP="00435573">
            <w:pPr>
              <w:tabs>
                <w:tab w:val="left" w:pos="3975"/>
                <w:tab w:val="left" w:pos="7080"/>
              </w:tabs>
            </w:pPr>
            <w:r>
              <w:t>Part-Time 2012</w:t>
            </w:r>
          </w:p>
        </w:tc>
      </w:tr>
      <w:tr w:rsidR="007D40CC" w:rsidTr="00435573">
        <w:trPr>
          <w:trHeight w:val="418"/>
        </w:trPr>
        <w:tc>
          <w:tcPr>
            <w:tcW w:w="1818" w:type="dxa"/>
            <w:vAlign w:val="center"/>
          </w:tcPr>
          <w:p w:rsidR="007D40CC" w:rsidRDefault="007D40CC" w:rsidP="00435573">
            <w:pPr>
              <w:tabs>
                <w:tab w:val="left" w:pos="3975"/>
                <w:tab w:val="left" w:pos="7080"/>
              </w:tabs>
            </w:pPr>
            <w:r>
              <w:t>Module Code</w:t>
            </w:r>
          </w:p>
        </w:tc>
        <w:tc>
          <w:tcPr>
            <w:tcW w:w="7592" w:type="dxa"/>
            <w:gridSpan w:val="8"/>
            <w:vAlign w:val="center"/>
          </w:tcPr>
          <w:p w:rsidR="00E242A3" w:rsidRDefault="000A1DFD" w:rsidP="00E242A3">
            <w:pPr>
              <w:pStyle w:val="Default"/>
            </w:pPr>
            <w:r>
              <w:t xml:space="preserve"> </w:t>
            </w:r>
            <w:r w:rsidR="00E242A3">
              <w:t>ESD 2528</w:t>
            </w:r>
          </w:p>
          <w:tbl>
            <w:tblPr>
              <w:tblW w:w="0" w:type="auto"/>
              <w:tblBorders>
                <w:top w:val="nil"/>
                <w:left w:val="nil"/>
                <w:bottom w:val="nil"/>
                <w:right w:val="nil"/>
              </w:tblBorders>
              <w:tblLook w:val="0000" w:firstRow="0" w:lastRow="0" w:firstColumn="0" w:lastColumn="0" w:noHBand="0" w:noVBand="0"/>
            </w:tblPr>
            <w:tblGrid>
              <w:gridCol w:w="222"/>
            </w:tblGrid>
            <w:tr w:rsidR="00E242A3">
              <w:trPr>
                <w:trHeight w:val="157"/>
              </w:trPr>
              <w:tc>
                <w:tcPr>
                  <w:tcW w:w="0" w:type="auto"/>
                </w:tcPr>
                <w:p w:rsidR="00E242A3" w:rsidRDefault="00E242A3" w:rsidP="00174FF9">
                  <w:pPr>
                    <w:pStyle w:val="Default"/>
                    <w:framePr w:hSpace="180" w:wrap="around" w:vAnchor="text" w:hAnchor="text" w:xAlign="center" w:y="-83"/>
                    <w:rPr>
                      <w:sz w:val="23"/>
                      <w:szCs w:val="23"/>
                    </w:rPr>
                  </w:pPr>
                </w:p>
              </w:tc>
            </w:tr>
          </w:tbl>
          <w:p w:rsidR="007D40CC" w:rsidRDefault="007D40CC" w:rsidP="00435573">
            <w:pPr>
              <w:tabs>
                <w:tab w:val="left" w:pos="3975"/>
                <w:tab w:val="left" w:pos="7080"/>
              </w:tabs>
            </w:pPr>
          </w:p>
        </w:tc>
      </w:tr>
      <w:tr w:rsidR="007D40CC" w:rsidTr="00435573">
        <w:trPr>
          <w:trHeight w:val="370"/>
        </w:trPr>
        <w:tc>
          <w:tcPr>
            <w:tcW w:w="1818" w:type="dxa"/>
            <w:vAlign w:val="center"/>
          </w:tcPr>
          <w:p w:rsidR="007D40CC" w:rsidRDefault="007D40CC" w:rsidP="00435573">
            <w:pPr>
              <w:tabs>
                <w:tab w:val="left" w:pos="3975"/>
                <w:tab w:val="left" w:pos="7080"/>
              </w:tabs>
            </w:pPr>
            <w:r>
              <w:t>Module Title</w:t>
            </w:r>
          </w:p>
        </w:tc>
        <w:tc>
          <w:tcPr>
            <w:tcW w:w="7592" w:type="dxa"/>
            <w:gridSpan w:val="8"/>
            <w:vAlign w:val="center"/>
          </w:tcPr>
          <w:p w:rsidR="007D40CC" w:rsidRDefault="00E9202C" w:rsidP="00435573">
            <w:pPr>
              <w:tabs>
                <w:tab w:val="left" w:pos="3975"/>
                <w:tab w:val="left" w:pos="7080"/>
              </w:tabs>
            </w:pPr>
            <w:r>
              <w:t>Advanced System Programming</w:t>
            </w:r>
          </w:p>
        </w:tc>
      </w:tr>
      <w:tr w:rsidR="007D40CC" w:rsidTr="00435573">
        <w:trPr>
          <w:trHeight w:val="352"/>
        </w:trPr>
        <w:tc>
          <w:tcPr>
            <w:tcW w:w="1818" w:type="dxa"/>
            <w:vAlign w:val="center"/>
          </w:tcPr>
          <w:p w:rsidR="007D40CC" w:rsidRDefault="007D40CC" w:rsidP="00435573">
            <w:pPr>
              <w:tabs>
                <w:tab w:val="left" w:pos="3975"/>
                <w:tab w:val="left" w:pos="7080"/>
              </w:tabs>
            </w:pPr>
            <w:r>
              <w:t>Module Date</w:t>
            </w:r>
          </w:p>
        </w:tc>
        <w:tc>
          <w:tcPr>
            <w:tcW w:w="2469" w:type="dxa"/>
            <w:gridSpan w:val="2"/>
            <w:vAlign w:val="center"/>
          </w:tcPr>
          <w:p w:rsidR="00384AE0" w:rsidRDefault="00384AE0" w:rsidP="00384AE0">
            <w:pPr>
              <w:pStyle w:val="Default"/>
            </w:pPr>
          </w:p>
          <w:tbl>
            <w:tblPr>
              <w:tblW w:w="0" w:type="auto"/>
              <w:tblBorders>
                <w:top w:val="nil"/>
                <w:left w:val="nil"/>
                <w:bottom w:val="nil"/>
                <w:right w:val="nil"/>
              </w:tblBorders>
              <w:tblLook w:val="0000" w:firstRow="0" w:lastRow="0" w:firstColumn="0" w:lastColumn="0" w:noHBand="0" w:noVBand="0"/>
            </w:tblPr>
            <w:tblGrid>
              <w:gridCol w:w="1290"/>
            </w:tblGrid>
            <w:tr w:rsidR="00384AE0">
              <w:trPr>
                <w:trHeight w:val="157"/>
              </w:trPr>
              <w:tc>
                <w:tcPr>
                  <w:tcW w:w="0" w:type="auto"/>
                </w:tcPr>
                <w:p w:rsidR="00384AE0" w:rsidRDefault="00E9202C" w:rsidP="00174FF9">
                  <w:pPr>
                    <w:pStyle w:val="Default"/>
                    <w:framePr w:hSpace="180" w:wrap="around" w:vAnchor="text" w:hAnchor="text" w:xAlign="center" w:y="-83"/>
                    <w:rPr>
                      <w:sz w:val="23"/>
                      <w:szCs w:val="23"/>
                    </w:rPr>
                  </w:pPr>
                  <w:r>
                    <w:rPr>
                      <w:sz w:val="23"/>
                      <w:szCs w:val="23"/>
                    </w:rPr>
                    <w:t>15-12-2013</w:t>
                  </w:r>
                </w:p>
              </w:tc>
            </w:tr>
          </w:tbl>
          <w:p w:rsidR="007D40CC" w:rsidRDefault="007D40CC" w:rsidP="00435573">
            <w:pPr>
              <w:tabs>
                <w:tab w:val="left" w:pos="3975"/>
                <w:tab w:val="left" w:pos="7080"/>
              </w:tabs>
            </w:pPr>
          </w:p>
        </w:tc>
        <w:tc>
          <w:tcPr>
            <w:tcW w:w="820" w:type="dxa"/>
            <w:gridSpan w:val="2"/>
          </w:tcPr>
          <w:p w:rsidR="007D40CC" w:rsidRDefault="007D40CC" w:rsidP="00435573">
            <w:pPr>
              <w:tabs>
                <w:tab w:val="left" w:pos="3975"/>
                <w:tab w:val="left" w:pos="7080"/>
              </w:tabs>
            </w:pPr>
            <w:r>
              <w:t>to</w:t>
            </w:r>
          </w:p>
        </w:tc>
        <w:tc>
          <w:tcPr>
            <w:tcW w:w="4303" w:type="dxa"/>
            <w:gridSpan w:val="4"/>
            <w:vAlign w:val="center"/>
          </w:tcPr>
          <w:p w:rsidR="0034271F" w:rsidRDefault="0034271F" w:rsidP="0034271F">
            <w:pPr>
              <w:pStyle w:val="Default"/>
            </w:pPr>
          </w:p>
          <w:p w:rsidR="0034271F" w:rsidRPr="0034271F" w:rsidRDefault="0034271F" w:rsidP="0034271F">
            <w:pPr>
              <w:pStyle w:val="Default"/>
              <w:rPr>
                <w:sz w:val="22"/>
                <w:szCs w:val="22"/>
              </w:rPr>
            </w:pPr>
            <w:r w:rsidRPr="0034271F">
              <w:rPr>
                <w:bCs/>
                <w:sz w:val="22"/>
                <w:szCs w:val="22"/>
              </w:rPr>
              <w:t xml:space="preserve">01-02-2014 </w:t>
            </w:r>
          </w:p>
          <w:p w:rsidR="007D40CC" w:rsidRDefault="007D40CC" w:rsidP="00435573">
            <w:pPr>
              <w:tabs>
                <w:tab w:val="left" w:pos="3975"/>
                <w:tab w:val="left" w:pos="7080"/>
              </w:tabs>
            </w:pPr>
          </w:p>
        </w:tc>
      </w:tr>
      <w:tr w:rsidR="007D40CC" w:rsidTr="00435573">
        <w:trPr>
          <w:trHeight w:val="368"/>
        </w:trPr>
        <w:tc>
          <w:tcPr>
            <w:tcW w:w="1818" w:type="dxa"/>
            <w:vAlign w:val="center"/>
          </w:tcPr>
          <w:p w:rsidR="007D40CC" w:rsidRDefault="007D40CC" w:rsidP="00435573">
            <w:pPr>
              <w:tabs>
                <w:tab w:val="left" w:pos="3975"/>
                <w:tab w:val="left" w:pos="7080"/>
              </w:tabs>
            </w:pPr>
            <w:r>
              <w:t>Module Leader</w:t>
            </w:r>
          </w:p>
        </w:tc>
        <w:tc>
          <w:tcPr>
            <w:tcW w:w="7592" w:type="dxa"/>
            <w:gridSpan w:val="8"/>
            <w:vAlign w:val="center"/>
          </w:tcPr>
          <w:p w:rsidR="007D40CC" w:rsidRDefault="003D118B" w:rsidP="00435573">
            <w:pPr>
              <w:tabs>
                <w:tab w:val="left" w:pos="3975"/>
                <w:tab w:val="left" w:pos="7080"/>
              </w:tabs>
            </w:pPr>
            <w:proofErr w:type="spellStart"/>
            <w:r>
              <w:t>Jishmi</w:t>
            </w:r>
            <w:proofErr w:type="spellEnd"/>
            <w:r>
              <w:t xml:space="preserve"> Jos</w:t>
            </w:r>
          </w:p>
        </w:tc>
      </w:tr>
      <w:tr w:rsidR="007D40CC" w:rsidTr="00435573">
        <w:trPr>
          <w:trHeight w:val="1438"/>
        </w:trPr>
        <w:tc>
          <w:tcPr>
            <w:tcW w:w="9410" w:type="dxa"/>
            <w:gridSpan w:val="9"/>
            <w:vAlign w:val="center"/>
          </w:tcPr>
          <w:p w:rsidR="007D40CC" w:rsidRDefault="007D40CC" w:rsidP="00435573">
            <w:pPr>
              <w:ind w:right="225"/>
              <w:rPr>
                <w:rFonts w:ascii="CG Times" w:hAnsi="CG Times"/>
                <w:b/>
              </w:rPr>
            </w:pPr>
            <w:r>
              <w:rPr>
                <w:rFonts w:ascii="CG Times" w:hAnsi="CG Times"/>
                <w:b/>
              </w:rPr>
              <w:t xml:space="preserve">Extension requests:  </w:t>
            </w:r>
          </w:p>
          <w:p w:rsidR="007D40CC" w:rsidRDefault="007D40CC" w:rsidP="00435573">
            <w:pPr>
              <w:ind w:left="360" w:right="225"/>
              <w:jc w:val="both"/>
              <w:rPr>
                <w:rFonts w:ascii="CG Times" w:hAnsi="CG Times"/>
                <w:sz w:val="20"/>
                <w:szCs w:val="20"/>
              </w:rPr>
            </w:pPr>
            <w:r w:rsidRPr="00781C94">
              <w:rPr>
                <w:rFonts w:ascii="CG Times" w:hAnsi="CG Times"/>
                <w:sz w:val="20"/>
                <w:szCs w:val="20"/>
              </w:rPr>
              <w:t>Extensions can only be granted by the Head of the Department</w:t>
            </w:r>
            <w:r>
              <w:rPr>
                <w:rFonts w:ascii="CG Times" w:hAnsi="CG Times"/>
                <w:sz w:val="20"/>
                <w:szCs w:val="20"/>
              </w:rPr>
              <w:t xml:space="preserve"> in consultation with the module leader</w:t>
            </w:r>
            <w:r w:rsidRPr="00781C94">
              <w:rPr>
                <w:rFonts w:ascii="CG Times" w:hAnsi="CG Times"/>
                <w:sz w:val="20"/>
                <w:szCs w:val="20"/>
              </w:rPr>
              <w:t xml:space="preserve">.  Extensions granted by any other person will not be accepted and hence the assignment will incur a penalty. Extensions </w:t>
            </w:r>
            <w:r w:rsidRPr="00781C94">
              <w:rPr>
                <w:rFonts w:ascii="CG Times" w:hAnsi="CG Times"/>
                <w:sz w:val="20"/>
                <w:szCs w:val="20"/>
                <w:u w:val="single"/>
              </w:rPr>
              <w:t>MUST</w:t>
            </w:r>
            <w:r w:rsidRPr="00781C94">
              <w:rPr>
                <w:rFonts w:ascii="CG Times" w:hAnsi="CG Times"/>
                <w:sz w:val="20"/>
                <w:szCs w:val="20"/>
              </w:rPr>
              <w:t xml:space="preserve"> be requested by using the ‘Extension Request Form’, which is available </w:t>
            </w:r>
            <w:r>
              <w:rPr>
                <w:rFonts w:ascii="CG Times" w:hAnsi="CG Times"/>
                <w:sz w:val="20"/>
                <w:szCs w:val="20"/>
              </w:rPr>
              <w:t>with</w:t>
            </w:r>
            <w:r w:rsidRPr="00781C94">
              <w:rPr>
                <w:rFonts w:ascii="CG Times" w:hAnsi="CG Times"/>
                <w:sz w:val="20"/>
                <w:szCs w:val="20"/>
              </w:rPr>
              <w:t xml:space="preserve"> the ARO.  </w:t>
            </w:r>
          </w:p>
          <w:p w:rsidR="007D40CC" w:rsidRPr="006A02E5" w:rsidRDefault="007D40CC" w:rsidP="00435573">
            <w:pPr>
              <w:ind w:left="360" w:right="225"/>
              <w:jc w:val="both"/>
              <w:rPr>
                <w:rFonts w:ascii="CG Times" w:hAnsi="CG Times"/>
                <w:sz w:val="20"/>
                <w:szCs w:val="20"/>
              </w:rPr>
            </w:pPr>
            <w:r w:rsidRPr="00781C94">
              <w:rPr>
                <w:rFonts w:ascii="CG Times" w:hAnsi="CG Times"/>
                <w:b/>
                <w:sz w:val="20"/>
                <w:szCs w:val="20"/>
              </w:rPr>
              <w:t>A copy of the extension approval must be attached to the assignment submitted</w:t>
            </w:r>
            <w:r w:rsidRPr="00781C94">
              <w:rPr>
                <w:rFonts w:ascii="CG Times" w:hAnsi="CG Times"/>
                <w:sz w:val="20"/>
                <w:szCs w:val="20"/>
              </w:rPr>
              <w:t>.</w:t>
            </w:r>
          </w:p>
        </w:tc>
      </w:tr>
      <w:tr w:rsidR="007D40CC" w:rsidTr="00435573">
        <w:trPr>
          <w:trHeight w:val="3691"/>
        </w:trPr>
        <w:tc>
          <w:tcPr>
            <w:tcW w:w="9410" w:type="dxa"/>
            <w:gridSpan w:val="9"/>
            <w:vAlign w:val="center"/>
          </w:tcPr>
          <w:p w:rsidR="007D40CC" w:rsidRPr="006A02E5" w:rsidRDefault="007D40CC" w:rsidP="00435573">
            <w:pPr>
              <w:rPr>
                <w:rFonts w:ascii="CG Times" w:hAnsi="CG Times"/>
                <w:b/>
              </w:rPr>
            </w:pPr>
            <w:r w:rsidRPr="006A02E5">
              <w:rPr>
                <w:rFonts w:ascii="CG Times" w:hAnsi="CG Times"/>
                <w:b/>
              </w:rPr>
              <w:t>Penalty for late submission</w:t>
            </w:r>
          </w:p>
          <w:p w:rsidR="007D40CC" w:rsidRPr="00781C94" w:rsidRDefault="007D40CC" w:rsidP="00435573">
            <w:pPr>
              <w:ind w:left="360" w:right="405"/>
              <w:jc w:val="both"/>
              <w:rPr>
                <w:sz w:val="20"/>
                <w:szCs w:val="20"/>
              </w:rPr>
            </w:pPr>
            <w:r w:rsidRPr="00781C94">
              <w:rPr>
                <w:sz w:val="20"/>
                <w:szCs w:val="20"/>
              </w:rPr>
              <w:t>Unless you</w:t>
            </w:r>
            <w:r>
              <w:rPr>
                <w:sz w:val="20"/>
                <w:szCs w:val="20"/>
              </w:rPr>
              <w:t xml:space="preserve"> have submitted proof of m</w:t>
            </w:r>
            <w:r w:rsidRPr="00781C94">
              <w:rPr>
                <w:sz w:val="20"/>
                <w:szCs w:val="20"/>
              </w:rPr>
              <w:t xml:space="preserve">itigating </w:t>
            </w:r>
            <w:r>
              <w:rPr>
                <w:sz w:val="20"/>
                <w:szCs w:val="20"/>
              </w:rPr>
              <w:t>c</w:t>
            </w:r>
            <w:r w:rsidRPr="00781C94">
              <w:rPr>
                <w:sz w:val="20"/>
                <w:szCs w:val="20"/>
              </w:rPr>
              <w:t>ircumstances or have been granted an extension, the penalties for a late submission of an assignment shall be as follows:</w:t>
            </w:r>
          </w:p>
          <w:p w:rsidR="007D40CC" w:rsidRPr="00781C94" w:rsidRDefault="007D40CC" w:rsidP="007D40CC">
            <w:pPr>
              <w:numPr>
                <w:ilvl w:val="0"/>
                <w:numId w:val="1"/>
              </w:numPr>
              <w:tabs>
                <w:tab w:val="clear" w:pos="473"/>
                <w:tab w:val="num" w:pos="990"/>
              </w:tabs>
              <w:ind w:left="720" w:right="405"/>
              <w:rPr>
                <w:sz w:val="20"/>
                <w:szCs w:val="20"/>
              </w:rPr>
            </w:pPr>
            <w:r w:rsidRPr="00781C94">
              <w:rPr>
                <w:sz w:val="20"/>
                <w:szCs w:val="20"/>
              </w:rPr>
              <w:t>Up to one week late:</w:t>
            </w:r>
            <w:r w:rsidRPr="00781C94">
              <w:rPr>
                <w:sz w:val="20"/>
                <w:szCs w:val="20"/>
              </w:rPr>
              <w:tab/>
            </w:r>
            <w:r w:rsidRPr="00781C94">
              <w:rPr>
                <w:sz w:val="20"/>
                <w:szCs w:val="20"/>
              </w:rPr>
              <w:tab/>
            </w:r>
            <w:r>
              <w:rPr>
                <w:sz w:val="20"/>
                <w:szCs w:val="20"/>
              </w:rPr>
              <w:tab/>
            </w:r>
            <w:r w:rsidRPr="00781C94">
              <w:rPr>
                <w:sz w:val="20"/>
                <w:szCs w:val="20"/>
              </w:rPr>
              <w:t>Penalty of 5 marks</w:t>
            </w:r>
          </w:p>
          <w:p w:rsidR="007D40CC" w:rsidRPr="00781C94" w:rsidRDefault="007D40CC" w:rsidP="007D40CC">
            <w:pPr>
              <w:numPr>
                <w:ilvl w:val="0"/>
                <w:numId w:val="1"/>
              </w:numPr>
              <w:tabs>
                <w:tab w:val="clear" w:pos="473"/>
                <w:tab w:val="num" w:pos="990"/>
              </w:tabs>
              <w:ind w:left="720" w:right="405"/>
              <w:rPr>
                <w:sz w:val="20"/>
                <w:szCs w:val="20"/>
              </w:rPr>
            </w:pPr>
            <w:r w:rsidRPr="00781C94">
              <w:rPr>
                <w:sz w:val="20"/>
                <w:szCs w:val="20"/>
              </w:rPr>
              <w:t>One-Two weeks late:</w:t>
            </w:r>
            <w:r w:rsidRPr="00781C94">
              <w:rPr>
                <w:sz w:val="20"/>
                <w:szCs w:val="20"/>
              </w:rPr>
              <w:tab/>
            </w:r>
            <w:r w:rsidRPr="00781C94">
              <w:rPr>
                <w:sz w:val="20"/>
                <w:szCs w:val="20"/>
              </w:rPr>
              <w:tab/>
            </w:r>
            <w:r>
              <w:rPr>
                <w:sz w:val="20"/>
                <w:szCs w:val="20"/>
              </w:rPr>
              <w:tab/>
            </w:r>
            <w:r w:rsidRPr="00781C94">
              <w:rPr>
                <w:sz w:val="20"/>
                <w:szCs w:val="20"/>
              </w:rPr>
              <w:t>Penalty of 10 marks</w:t>
            </w:r>
          </w:p>
          <w:p w:rsidR="007D40CC" w:rsidRPr="00781C94" w:rsidRDefault="007D40CC" w:rsidP="007D40CC">
            <w:pPr>
              <w:numPr>
                <w:ilvl w:val="0"/>
                <w:numId w:val="1"/>
              </w:numPr>
              <w:tabs>
                <w:tab w:val="clear" w:pos="473"/>
                <w:tab w:val="num" w:pos="990"/>
              </w:tabs>
              <w:ind w:left="720" w:right="405"/>
              <w:rPr>
                <w:sz w:val="20"/>
                <w:szCs w:val="20"/>
              </w:rPr>
            </w:pPr>
            <w:r w:rsidRPr="00781C94">
              <w:rPr>
                <w:sz w:val="20"/>
                <w:szCs w:val="20"/>
              </w:rPr>
              <w:t xml:space="preserve">More than </w:t>
            </w:r>
            <w:r>
              <w:rPr>
                <w:sz w:val="20"/>
                <w:szCs w:val="20"/>
              </w:rPr>
              <w:t>Two</w:t>
            </w:r>
            <w:r w:rsidRPr="00781C94">
              <w:rPr>
                <w:sz w:val="20"/>
                <w:szCs w:val="20"/>
              </w:rPr>
              <w:t xml:space="preserve"> weeks late:</w:t>
            </w:r>
            <w:r w:rsidRPr="00781C94">
              <w:rPr>
                <w:sz w:val="20"/>
                <w:szCs w:val="20"/>
              </w:rPr>
              <w:tab/>
            </w:r>
            <w:r>
              <w:rPr>
                <w:sz w:val="20"/>
                <w:szCs w:val="20"/>
              </w:rPr>
              <w:tab/>
            </w:r>
            <w:r w:rsidRPr="00781C94">
              <w:rPr>
                <w:sz w:val="20"/>
                <w:szCs w:val="20"/>
              </w:rPr>
              <w:t>Fail - 0% recorded</w:t>
            </w:r>
            <w:r>
              <w:rPr>
                <w:sz w:val="20"/>
                <w:szCs w:val="20"/>
              </w:rPr>
              <w:t xml:space="preserve"> </w:t>
            </w:r>
            <w:r w:rsidRPr="00781C94">
              <w:rPr>
                <w:sz w:val="20"/>
                <w:szCs w:val="20"/>
              </w:rPr>
              <w:t>(F)</w:t>
            </w:r>
          </w:p>
          <w:p w:rsidR="007D40CC" w:rsidRPr="00781C94" w:rsidRDefault="007D40CC" w:rsidP="00435573">
            <w:pPr>
              <w:pStyle w:val="BlockText"/>
              <w:ind w:left="360" w:right="405"/>
              <w:jc w:val="both"/>
              <w:rPr>
                <w:lang w:val="en-US"/>
              </w:rPr>
            </w:pPr>
            <w:r w:rsidRPr="00781C94">
              <w:rPr>
                <w:lang w:val="en-US"/>
              </w:rPr>
              <w:t>All late assignments: must be submitted to Academic Records Office (ARO). It is your responsibility to ensure that the receipt of a late assignment is recorded in the ARO.  If an extension was agreed, the authorization should be submitted to ARO during the submission of assignment.</w:t>
            </w:r>
          </w:p>
          <w:p w:rsidR="007D40CC" w:rsidRPr="00781C94" w:rsidRDefault="007D40CC" w:rsidP="00435573">
            <w:pPr>
              <w:pStyle w:val="BlockText"/>
              <w:ind w:left="360" w:right="405"/>
            </w:pPr>
          </w:p>
          <w:p w:rsidR="007D40CC" w:rsidRPr="00F37A20" w:rsidRDefault="007D40CC" w:rsidP="00435573">
            <w:pPr>
              <w:pStyle w:val="BlockText"/>
              <w:ind w:left="360" w:right="405"/>
              <w:jc w:val="both"/>
              <w:rPr>
                <w:b/>
              </w:rPr>
            </w:pPr>
            <w:r w:rsidRPr="00781C94">
              <w:rPr>
                <w:b/>
              </w:rPr>
              <w:t xml:space="preserve">To ensure assignment </w:t>
            </w:r>
            <w:r>
              <w:rPr>
                <w:b/>
              </w:rPr>
              <w:t xml:space="preserve">reports </w:t>
            </w:r>
            <w:r w:rsidRPr="00781C94">
              <w:rPr>
                <w:b/>
              </w:rPr>
              <w:t xml:space="preserve">are written concisely, the length should be </w:t>
            </w:r>
            <w:r>
              <w:rPr>
                <w:b/>
              </w:rPr>
              <w:t xml:space="preserve">restricted to a limit indicated in the assignment problem statement.  Assignment reports </w:t>
            </w:r>
            <w:r w:rsidRPr="00781C94">
              <w:rPr>
                <w:b/>
              </w:rPr>
              <w:t xml:space="preserve">greater than this length </w:t>
            </w:r>
            <w:r>
              <w:rPr>
                <w:b/>
              </w:rPr>
              <w:t>may</w:t>
            </w:r>
            <w:r w:rsidRPr="00781C94">
              <w:rPr>
                <w:b/>
              </w:rPr>
              <w:t xml:space="preserve"> incur a penalty of one grade (5 marks).  Each </w:t>
            </w:r>
            <w:r>
              <w:rPr>
                <w:b/>
              </w:rPr>
              <w:t>delegate</w:t>
            </w:r>
            <w:r w:rsidRPr="00781C94">
              <w:rPr>
                <w:b/>
              </w:rPr>
              <w:t xml:space="preserve"> is required to retain a copy of the assignment</w:t>
            </w:r>
            <w:r>
              <w:rPr>
                <w:b/>
              </w:rPr>
              <w:t xml:space="preserve"> report.</w:t>
            </w:r>
          </w:p>
        </w:tc>
      </w:tr>
      <w:tr w:rsidR="007D40CC" w:rsidTr="00435573">
        <w:trPr>
          <w:trHeight w:val="1621"/>
        </w:trPr>
        <w:tc>
          <w:tcPr>
            <w:tcW w:w="9410" w:type="dxa"/>
            <w:gridSpan w:val="9"/>
            <w:vAlign w:val="center"/>
          </w:tcPr>
          <w:p w:rsidR="007D40CC" w:rsidRPr="00F37A20" w:rsidRDefault="007D40CC" w:rsidP="00435573">
            <w:pPr>
              <w:rPr>
                <w:rFonts w:ascii="CG Times" w:hAnsi="CG Times"/>
                <w:b/>
              </w:rPr>
            </w:pPr>
            <w:r>
              <w:rPr>
                <w:rFonts w:ascii="CG Times" w:hAnsi="CG Times"/>
                <w:b/>
              </w:rPr>
              <w:t>Declaration</w:t>
            </w:r>
          </w:p>
          <w:p w:rsidR="007D40CC" w:rsidRPr="0003500A" w:rsidRDefault="007D40CC" w:rsidP="00435573">
            <w:pPr>
              <w:ind w:left="360" w:right="225"/>
              <w:jc w:val="both"/>
              <w:rPr>
                <w:kern w:val="28"/>
                <w:sz w:val="20"/>
                <w:szCs w:val="20"/>
              </w:rPr>
            </w:pPr>
            <w:r w:rsidRPr="00781C94">
              <w:rPr>
                <w:kern w:val="28"/>
                <w:sz w:val="20"/>
                <w:szCs w:val="20"/>
              </w:rPr>
              <w:t>The assignment submitted herewith is a result of my own investigations and that I have conformed to the guidel</w:t>
            </w:r>
            <w:r>
              <w:rPr>
                <w:kern w:val="28"/>
                <w:sz w:val="20"/>
                <w:szCs w:val="20"/>
              </w:rPr>
              <w:t>ines against plagiarism as laid</w:t>
            </w:r>
            <w:r w:rsidRPr="00781C94">
              <w:rPr>
                <w:kern w:val="28"/>
                <w:sz w:val="20"/>
                <w:szCs w:val="20"/>
              </w:rPr>
              <w:t xml:space="preserve"> out in the </w:t>
            </w:r>
            <w:r>
              <w:rPr>
                <w:kern w:val="28"/>
                <w:sz w:val="20"/>
                <w:szCs w:val="20"/>
              </w:rPr>
              <w:t>PEMP S</w:t>
            </w:r>
            <w:r w:rsidRPr="00781C94">
              <w:rPr>
                <w:kern w:val="28"/>
                <w:sz w:val="20"/>
                <w:szCs w:val="20"/>
              </w:rPr>
              <w:t>tudent Handbook</w:t>
            </w:r>
            <w:r>
              <w:rPr>
                <w:kern w:val="28"/>
                <w:sz w:val="20"/>
                <w:szCs w:val="20"/>
              </w:rPr>
              <w:t>.</w:t>
            </w:r>
            <w:r w:rsidRPr="00781C94">
              <w:rPr>
                <w:kern w:val="28"/>
                <w:sz w:val="20"/>
                <w:szCs w:val="20"/>
              </w:rPr>
              <w:t xml:space="preserve">  All sections of the text and results, which have been obtained from other sources, are fully referenced.  I understand that cheating and plagiarism constitute a breach of University regulations and will be dealt with accordingly.</w:t>
            </w:r>
          </w:p>
        </w:tc>
      </w:tr>
      <w:tr w:rsidR="007D40CC" w:rsidTr="00435573">
        <w:trPr>
          <w:trHeight w:val="595"/>
        </w:trPr>
        <w:tc>
          <w:tcPr>
            <w:tcW w:w="2528" w:type="dxa"/>
            <w:gridSpan w:val="2"/>
            <w:vAlign w:val="center"/>
          </w:tcPr>
          <w:p w:rsidR="007D40CC" w:rsidRDefault="007D40CC" w:rsidP="00435573">
            <w:pPr>
              <w:tabs>
                <w:tab w:val="left" w:pos="3975"/>
                <w:tab w:val="left" w:pos="7080"/>
              </w:tabs>
            </w:pPr>
            <w:r>
              <w:t>Signature of the student</w:t>
            </w:r>
          </w:p>
        </w:tc>
        <w:tc>
          <w:tcPr>
            <w:tcW w:w="3891" w:type="dxa"/>
            <w:gridSpan w:val="5"/>
            <w:vAlign w:val="center"/>
          </w:tcPr>
          <w:p w:rsidR="007D40CC" w:rsidRDefault="007D40CC" w:rsidP="00435573">
            <w:pPr>
              <w:tabs>
                <w:tab w:val="left" w:pos="3975"/>
                <w:tab w:val="left" w:pos="7080"/>
              </w:tabs>
            </w:pPr>
          </w:p>
        </w:tc>
        <w:tc>
          <w:tcPr>
            <w:tcW w:w="748" w:type="dxa"/>
            <w:vAlign w:val="center"/>
          </w:tcPr>
          <w:p w:rsidR="007D40CC" w:rsidRDefault="007D40CC" w:rsidP="00435573">
            <w:pPr>
              <w:tabs>
                <w:tab w:val="left" w:pos="3975"/>
                <w:tab w:val="left" w:pos="7080"/>
              </w:tabs>
            </w:pPr>
            <w:r>
              <w:t>Date</w:t>
            </w:r>
          </w:p>
        </w:tc>
        <w:tc>
          <w:tcPr>
            <w:tcW w:w="2243" w:type="dxa"/>
            <w:vAlign w:val="center"/>
          </w:tcPr>
          <w:p w:rsidR="007D40CC" w:rsidRDefault="007D40CC" w:rsidP="00435573">
            <w:pPr>
              <w:tabs>
                <w:tab w:val="left" w:pos="3975"/>
                <w:tab w:val="left" w:pos="7080"/>
              </w:tabs>
            </w:pPr>
          </w:p>
        </w:tc>
      </w:tr>
      <w:tr w:rsidR="007D40CC" w:rsidTr="00435573">
        <w:trPr>
          <w:trHeight w:val="595"/>
        </w:trPr>
        <w:tc>
          <w:tcPr>
            <w:tcW w:w="2528" w:type="dxa"/>
            <w:gridSpan w:val="2"/>
            <w:vAlign w:val="center"/>
          </w:tcPr>
          <w:p w:rsidR="007D40CC" w:rsidRDefault="007D40CC" w:rsidP="00435573">
            <w:pPr>
              <w:tabs>
                <w:tab w:val="left" w:pos="3975"/>
                <w:tab w:val="left" w:pos="7080"/>
              </w:tabs>
            </w:pPr>
            <w:r>
              <w:t>Submission date stamp</w:t>
            </w:r>
          </w:p>
          <w:p w:rsidR="007D40CC" w:rsidRDefault="007D40CC" w:rsidP="00435573">
            <w:pPr>
              <w:tabs>
                <w:tab w:val="left" w:pos="3975"/>
                <w:tab w:val="left" w:pos="7080"/>
              </w:tabs>
            </w:pPr>
            <w:r w:rsidRPr="0003500A">
              <w:rPr>
                <w:sz w:val="16"/>
              </w:rPr>
              <w:t>(by ARO)</w:t>
            </w:r>
          </w:p>
        </w:tc>
        <w:tc>
          <w:tcPr>
            <w:tcW w:w="6882" w:type="dxa"/>
            <w:gridSpan w:val="7"/>
          </w:tcPr>
          <w:p w:rsidR="007D40CC" w:rsidRDefault="007D40CC" w:rsidP="00435573">
            <w:pPr>
              <w:tabs>
                <w:tab w:val="left" w:pos="3975"/>
                <w:tab w:val="left" w:pos="7080"/>
              </w:tabs>
            </w:pPr>
          </w:p>
        </w:tc>
      </w:tr>
      <w:tr w:rsidR="007D40CC" w:rsidTr="00435573">
        <w:trPr>
          <w:trHeight w:val="325"/>
        </w:trPr>
        <w:tc>
          <w:tcPr>
            <w:tcW w:w="4705" w:type="dxa"/>
            <w:gridSpan w:val="4"/>
          </w:tcPr>
          <w:p w:rsidR="007D40CC" w:rsidRDefault="007D40CC" w:rsidP="00435573">
            <w:pPr>
              <w:tabs>
                <w:tab w:val="left" w:pos="3975"/>
                <w:tab w:val="left" w:pos="7080"/>
              </w:tabs>
              <w:jc w:val="center"/>
            </w:pPr>
            <w:r>
              <w:t>Signature of the Module Leader and date</w:t>
            </w:r>
          </w:p>
        </w:tc>
        <w:tc>
          <w:tcPr>
            <w:tcW w:w="4705" w:type="dxa"/>
            <w:gridSpan w:val="5"/>
          </w:tcPr>
          <w:p w:rsidR="007D40CC" w:rsidRDefault="007D40CC" w:rsidP="00435573">
            <w:pPr>
              <w:tabs>
                <w:tab w:val="left" w:pos="3975"/>
                <w:tab w:val="left" w:pos="7080"/>
              </w:tabs>
              <w:jc w:val="center"/>
            </w:pPr>
            <w:r>
              <w:t>Signature of Head of the Department and date</w:t>
            </w:r>
          </w:p>
        </w:tc>
      </w:tr>
      <w:tr w:rsidR="007D40CC" w:rsidTr="00435573">
        <w:trPr>
          <w:trHeight w:val="1607"/>
        </w:trPr>
        <w:tc>
          <w:tcPr>
            <w:tcW w:w="4705" w:type="dxa"/>
            <w:gridSpan w:val="4"/>
          </w:tcPr>
          <w:p w:rsidR="007D40CC" w:rsidRDefault="007D40CC" w:rsidP="00435573">
            <w:pPr>
              <w:tabs>
                <w:tab w:val="left" w:pos="3975"/>
                <w:tab w:val="left" w:pos="7080"/>
              </w:tabs>
            </w:pPr>
          </w:p>
        </w:tc>
        <w:tc>
          <w:tcPr>
            <w:tcW w:w="4705" w:type="dxa"/>
            <w:gridSpan w:val="5"/>
          </w:tcPr>
          <w:p w:rsidR="007D40CC" w:rsidRDefault="007D40CC" w:rsidP="00435573">
            <w:pPr>
              <w:tabs>
                <w:tab w:val="left" w:pos="3975"/>
                <w:tab w:val="left" w:pos="7080"/>
              </w:tabs>
            </w:pPr>
          </w:p>
        </w:tc>
      </w:tr>
    </w:tbl>
    <w:p w:rsidR="007D40CC" w:rsidRDefault="007D40CC" w:rsidP="007D40CC">
      <w:pPr>
        <w:jc w:val="right"/>
      </w:pPr>
      <w:r>
        <w:br w:type="page"/>
      </w:r>
      <w:r w:rsidRPr="003A2C46">
        <w:lastRenderedPageBreak/>
        <w:tab/>
        <w:t xml:space="preserve">     </w:t>
      </w:r>
    </w:p>
    <w:p w:rsidR="007D40CC" w:rsidRPr="007449A5" w:rsidRDefault="007D40CC" w:rsidP="007D40CC">
      <w:pPr>
        <w:pStyle w:val="Heading1"/>
        <w:jc w:val="right"/>
        <w:rPr>
          <w:sz w:val="28"/>
        </w:rPr>
      </w:pPr>
      <w:bookmarkStart w:id="24" w:name="_Toc294516778"/>
      <w:bookmarkStart w:id="25" w:name="_Toc379011141"/>
      <w:r w:rsidRPr="007449A5">
        <w:rPr>
          <w:sz w:val="28"/>
        </w:rPr>
        <w:t>Abstract</w:t>
      </w:r>
      <w:bookmarkEnd w:id="24"/>
      <w:bookmarkEnd w:id="25"/>
    </w:p>
    <w:p w:rsidR="007D40CC" w:rsidRPr="003A2C46" w:rsidRDefault="007D40CC" w:rsidP="007D40CC">
      <w:r w:rsidRPr="003A2C46">
        <w:t>_______________________________________________________________________</w:t>
      </w:r>
      <w:r>
        <w:t>_____</w:t>
      </w:r>
    </w:p>
    <w:p w:rsidR="007D40CC" w:rsidRDefault="007D40CC" w:rsidP="007D40CC">
      <w:pPr>
        <w:spacing w:line="360" w:lineRule="auto"/>
        <w:jc w:val="both"/>
      </w:pPr>
    </w:p>
    <w:p w:rsidR="001316DA" w:rsidRPr="001316DA" w:rsidRDefault="001316DA" w:rsidP="001316DA"/>
    <w:p w:rsidR="00CE0296" w:rsidRDefault="001316DA" w:rsidP="00CE0296">
      <w:pPr>
        <w:spacing w:line="360" w:lineRule="auto"/>
      </w:pPr>
      <w:r>
        <w:t>Often Linux has been defined as General Purpose Operating System. But in recent years, because of its popularity and ease of use, Linux kernel has been used in many embedded systems for hard-real time and soft real-time applications. Part A of the assignment describes the advantages, ways and disadvantages of creating a patch on Linux kernel so that it can be used for hard real-time emb</w:t>
      </w:r>
      <w:r w:rsidR="00CE0296">
        <w:t>edded applications.</w:t>
      </w:r>
    </w:p>
    <w:p w:rsidR="009E7293" w:rsidRDefault="009E7293" w:rsidP="0060342B">
      <w:pPr>
        <w:spacing w:line="360" w:lineRule="auto"/>
      </w:pPr>
    </w:p>
    <w:p w:rsidR="0060342B" w:rsidRDefault="00CE0296" w:rsidP="0060342B">
      <w:pPr>
        <w:spacing w:line="360" w:lineRule="auto"/>
      </w:pPr>
      <w:r>
        <w:t>System calls are a way to access and perform a specified operation in the “kernel space”. System calls are also ways to access kernel code, hardware and other devices present in the system. Part B section of the assignment, we design and implement and test a system call which is sued to calculated the resource usage of a given process.</w:t>
      </w:r>
    </w:p>
    <w:p w:rsidR="009E7293" w:rsidRDefault="009E7293" w:rsidP="0060342B">
      <w:pPr>
        <w:spacing w:line="360" w:lineRule="auto"/>
        <w:rPr>
          <w:bCs/>
          <w:iCs/>
        </w:rPr>
      </w:pPr>
    </w:p>
    <w:p w:rsidR="000A1DFD" w:rsidRPr="0060342B" w:rsidRDefault="0060342B" w:rsidP="0060342B">
      <w:pPr>
        <w:spacing w:line="360" w:lineRule="auto"/>
      </w:pPr>
      <w:r>
        <w:rPr>
          <w:bCs/>
          <w:iCs/>
        </w:rPr>
        <w:t>In the Part C of the assignment, an application program is developed to analyze the system performance using the developed system call. The application program performs a lot of file opening/closing operations as well as heap allocations so as to increase the virtual memory allocated for the process. In turn the number of major page faults, minor page faults and number of page frames are calculated at different time intervals.  It also analyses the results and describes the performance of the system using many graphical plots.</w:t>
      </w:r>
    </w:p>
    <w:p w:rsidR="007D40CC" w:rsidRDefault="007D40CC" w:rsidP="007D40CC">
      <w:pPr>
        <w:jc w:val="right"/>
      </w:pPr>
    </w:p>
    <w:p w:rsidR="000A1DFD" w:rsidRDefault="000A1DFD" w:rsidP="000A1DFD">
      <w:pPr>
        <w:sectPr w:rsidR="000A1DFD" w:rsidSect="00174FF9">
          <w:pgSz w:w="11909" w:h="16834" w:code="9"/>
          <w:pgMar w:top="1440" w:right="1440" w:bottom="1440" w:left="1440" w:header="720" w:footer="432" w:gutter="0"/>
          <w:pgNumType w:fmt="lowerRoman"/>
          <w:cols w:space="720"/>
          <w:titlePg/>
          <w:docGrid w:linePitch="360"/>
          <w:sectPrChange w:id="26" w:author="Kushal" w:date="2014-02-01T09:21:00Z">
            <w:sectPr w:rsidR="000A1DFD" w:rsidSect="00174FF9">
              <w:pgMar w:top="1152" w:right="1152" w:bottom="1152" w:left="1530" w:header="720" w:footer="432" w:gutter="0"/>
            </w:sectPr>
          </w:sectPrChange>
        </w:sectPr>
      </w:pPr>
    </w:p>
    <w:p w:rsidR="007D40CC" w:rsidRPr="007449A5" w:rsidRDefault="007D40CC" w:rsidP="007D40CC">
      <w:pPr>
        <w:pStyle w:val="Heading1"/>
        <w:jc w:val="right"/>
        <w:rPr>
          <w:sz w:val="28"/>
        </w:rPr>
      </w:pPr>
      <w:r w:rsidRPr="003A2C46">
        <w:lastRenderedPageBreak/>
        <w:t xml:space="preserve"> </w:t>
      </w:r>
      <w:bookmarkStart w:id="27" w:name="_Toc185910104"/>
      <w:bookmarkStart w:id="28" w:name="_Toc294516779"/>
      <w:bookmarkStart w:id="29" w:name="_Toc379011142"/>
      <w:r w:rsidRPr="007449A5">
        <w:rPr>
          <w:sz w:val="28"/>
        </w:rPr>
        <w:t>Contents</w:t>
      </w:r>
      <w:bookmarkEnd w:id="27"/>
      <w:bookmarkEnd w:id="28"/>
      <w:bookmarkEnd w:id="29"/>
    </w:p>
    <w:p w:rsidR="007D40CC" w:rsidRPr="003A2C46" w:rsidRDefault="007D40CC" w:rsidP="007D40CC">
      <w:pPr>
        <w:rPr>
          <w:b/>
        </w:rPr>
      </w:pPr>
      <w:r w:rsidRPr="003A2C46">
        <w:rPr>
          <w:b/>
        </w:rPr>
        <w:t>___________________________________________________________________</w:t>
      </w:r>
      <w:r>
        <w:rPr>
          <w:b/>
        </w:rPr>
        <w:t>_____</w:t>
      </w:r>
      <w:r w:rsidRPr="003A2C46">
        <w:rPr>
          <w:b/>
        </w:rPr>
        <w:t>____</w:t>
      </w:r>
    </w:p>
    <w:p w:rsidR="007D40CC" w:rsidRPr="003A2C46" w:rsidRDefault="007D40CC" w:rsidP="007D40CC">
      <w:pPr>
        <w:rPr>
          <w:b/>
          <w:bCs/>
          <w:u w:val="single"/>
        </w:rPr>
      </w:pPr>
    </w:p>
    <w:sdt>
      <w:sdtPr>
        <w:rPr>
          <w:rFonts w:ascii="Times New Roman" w:hAnsi="Times New Roman"/>
          <w:b w:val="0"/>
          <w:bCs w:val="0"/>
          <w:color w:val="auto"/>
          <w:sz w:val="24"/>
          <w:szCs w:val="24"/>
        </w:rPr>
        <w:id w:val="576017432"/>
        <w:docPartObj>
          <w:docPartGallery w:val="Table of Contents"/>
          <w:docPartUnique/>
        </w:docPartObj>
      </w:sdtPr>
      <w:sdtEndPr>
        <w:rPr>
          <w:noProof/>
        </w:rPr>
      </w:sdtEndPr>
      <w:sdtContent>
        <w:p w:rsidR="002C25B9" w:rsidRDefault="002C25B9">
          <w:pPr>
            <w:pStyle w:val="TOCHeading"/>
          </w:pPr>
          <w:r>
            <w:t>Contents</w:t>
          </w:r>
        </w:p>
        <w:bookmarkStart w:id="30" w:name="_GoBack"/>
        <w:bookmarkEnd w:id="30"/>
        <w:p w:rsidR="002623E6" w:rsidRDefault="002C25B9">
          <w:pPr>
            <w:pStyle w:val="TOC1"/>
            <w:tabs>
              <w:tab w:val="right" w:leader="dot" w:pos="9217"/>
            </w:tabs>
            <w:rPr>
              <w:ins w:id="31" w:author="Kushal" w:date="2014-02-01T09:43:00Z"/>
              <w:rFonts w:asciiTheme="minorHAnsi" w:eastAsiaTheme="minorEastAsia" w:hAnsiTheme="minorHAnsi" w:cstheme="minorBidi"/>
              <w:noProof/>
              <w:sz w:val="22"/>
              <w:szCs w:val="22"/>
            </w:rPr>
          </w:pPr>
          <w:r>
            <w:fldChar w:fldCharType="begin"/>
          </w:r>
          <w:r>
            <w:instrText xml:space="preserve"> TOC \o "1-3" \h \z \u </w:instrText>
          </w:r>
          <w:r>
            <w:fldChar w:fldCharType="separate"/>
          </w:r>
          <w:ins w:id="32" w:author="Kushal" w:date="2014-02-01T09:43:00Z">
            <w:r w:rsidR="002623E6" w:rsidRPr="00510D29">
              <w:rPr>
                <w:rStyle w:val="Hyperlink"/>
                <w:noProof/>
              </w:rPr>
              <w:fldChar w:fldCharType="begin"/>
            </w:r>
            <w:r w:rsidR="002623E6" w:rsidRPr="00510D29">
              <w:rPr>
                <w:rStyle w:val="Hyperlink"/>
                <w:noProof/>
              </w:rPr>
              <w:instrText xml:space="preserve"> </w:instrText>
            </w:r>
            <w:r w:rsidR="002623E6">
              <w:rPr>
                <w:noProof/>
              </w:rPr>
              <w:instrText>HYPERLINK \l "_Toc379011140"</w:instrText>
            </w:r>
            <w:r w:rsidR="002623E6" w:rsidRPr="00510D29">
              <w:rPr>
                <w:rStyle w:val="Hyperlink"/>
                <w:noProof/>
              </w:rPr>
              <w:instrText xml:space="preserve"> </w:instrText>
            </w:r>
            <w:r w:rsidR="002623E6" w:rsidRPr="00510D29">
              <w:rPr>
                <w:rStyle w:val="Hyperlink"/>
                <w:noProof/>
              </w:rPr>
            </w:r>
            <w:r w:rsidR="002623E6" w:rsidRPr="00510D29">
              <w:rPr>
                <w:rStyle w:val="Hyperlink"/>
                <w:noProof/>
              </w:rPr>
              <w:fldChar w:fldCharType="separate"/>
            </w:r>
            <w:r w:rsidR="002623E6" w:rsidRPr="00510D29">
              <w:rPr>
                <w:rStyle w:val="Hyperlink"/>
                <w:noProof/>
              </w:rPr>
              <w:t>Declaration Sheet</w:t>
            </w:r>
            <w:r w:rsidR="002623E6">
              <w:rPr>
                <w:noProof/>
                <w:webHidden/>
              </w:rPr>
              <w:tab/>
            </w:r>
            <w:r w:rsidR="002623E6">
              <w:rPr>
                <w:noProof/>
                <w:webHidden/>
              </w:rPr>
              <w:fldChar w:fldCharType="begin"/>
            </w:r>
            <w:r w:rsidR="002623E6">
              <w:rPr>
                <w:noProof/>
                <w:webHidden/>
              </w:rPr>
              <w:instrText xml:space="preserve"> PAGEREF _Toc379011140 \h </w:instrText>
            </w:r>
            <w:r w:rsidR="002623E6">
              <w:rPr>
                <w:noProof/>
                <w:webHidden/>
              </w:rPr>
            </w:r>
          </w:ins>
          <w:r w:rsidR="002623E6">
            <w:rPr>
              <w:noProof/>
              <w:webHidden/>
            </w:rPr>
            <w:fldChar w:fldCharType="separate"/>
          </w:r>
          <w:ins w:id="33" w:author="Kushal" w:date="2014-02-01T09:43:00Z">
            <w:r w:rsidR="002623E6">
              <w:rPr>
                <w:noProof/>
                <w:webHidden/>
              </w:rPr>
              <w:t>ii</w:t>
            </w:r>
            <w:r w:rsidR="002623E6">
              <w:rPr>
                <w:noProof/>
                <w:webHidden/>
              </w:rPr>
              <w:fldChar w:fldCharType="end"/>
            </w:r>
            <w:r w:rsidR="002623E6" w:rsidRPr="00510D29">
              <w:rPr>
                <w:rStyle w:val="Hyperlink"/>
                <w:noProof/>
              </w:rPr>
              <w:fldChar w:fldCharType="end"/>
            </w:r>
          </w:ins>
        </w:p>
        <w:p w:rsidR="002623E6" w:rsidRDefault="002623E6">
          <w:pPr>
            <w:pStyle w:val="TOC1"/>
            <w:tabs>
              <w:tab w:val="right" w:leader="dot" w:pos="9217"/>
            </w:tabs>
            <w:rPr>
              <w:ins w:id="34" w:author="Kushal" w:date="2014-02-01T09:43:00Z"/>
              <w:rFonts w:asciiTheme="minorHAnsi" w:eastAsiaTheme="minorEastAsia" w:hAnsiTheme="minorHAnsi" w:cstheme="minorBidi"/>
              <w:noProof/>
              <w:sz w:val="22"/>
              <w:szCs w:val="22"/>
            </w:rPr>
          </w:pPr>
          <w:ins w:id="35"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"_Toc379011141"</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Abstract</w:t>
            </w:r>
            <w:r>
              <w:rPr>
                <w:noProof/>
                <w:webHidden/>
              </w:rPr>
              <w:tab/>
            </w:r>
            <w:r>
              <w:rPr>
                <w:noProof/>
                <w:webHidden/>
              </w:rPr>
              <w:fldChar w:fldCharType="begin"/>
            </w:r>
            <w:r>
              <w:rPr>
                <w:noProof/>
                <w:webHidden/>
              </w:rPr>
              <w:instrText xml:space="preserve"> PAGEREF _Toc379011141 \h </w:instrText>
            </w:r>
            <w:r>
              <w:rPr>
                <w:noProof/>
                <w:webHidden/>
              </w:rPr>
            </w:r>
          </w:ins>
          <w:r>
            <w:rPr>
              <w:noProof/>
              <w:webHidden/>
            </w:rPr>
            <w:fldChar w:fldCharType="separate"/>
          </w:r>
          <w:ins w:id="36" w:author="Kushal" w:date="2014-02-01T09:43:00Z">
            <w:r>
              <w:rPr>
                <w:noProof/>
                <w:webHidden/>
              </w:rPr>
              <w:t>iv</w:t>
            </w:r>
            <w:r>
              <w:rPr>
                <w:noProof/>
                <w:webHidden/>
              </w:rPr>
              <w:fldChar w:fldCharType="end"/>
            </w:r>
            <w:r w:rsidRPr="00510D29">
              <w:rPr>
                <w:rStyle w:val="Hyperlink"/>
                <w:noProof/>
              </w:rPr>
              <w:fldChar w:fldCharType="end"/>
            </w:r>
          </w:ins>
        </w:p>
        <w:p w:rsidR="002623E6" w:rsidRDefault="002623E6">
          <w:pPr>
            <w:pStyle w:val="TOC1"/>
            <w:tabs>
              <w:tab w:val="right" w:leader="dot" w:pos="9217"/>
            </w:tabs>
            <w:rPr>
              <w:ins w:id="37" w:author="Kushal" w:date="2014-02-01T09:43:00Z"/>
              <w:rFonts w:asciiTheme="minorHAnsi" w:eastAsiaTheme="minorEastAsia" w:hAnsiTheme="minorHAnsi" w:cstheme="minorBidi"/>
              <w:noProof/>
              <w:sz w:val="22"/>
              <w:szCs w:val="22"/>
            </w:rPr>
          </w:pPr>
          <w:ins w:id="38"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"_Toc379011142"</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Contents</w:t>
            </w:r>
            <w:r>
              <w:rPr>
                <w:noProof/>
                <w:webHidden/>
              </w:rPr>
              <w:tab/>
            </w:r>
            <w:r>
              <w:rPr>
                <w:noProof/>
                <w:webHidden/>
              </w:rPr>
              <w:fldChar w:fldCharType="begin"/>
            </w:r>
            <w:r>
              <w:rPr>
                <w:noProof/>
                <w:webHidden/>
              </w:rPr>
              <w:instrText xml:space="preserve"> PAGEREF _Toc379011142 \h </w:instrText>
            </w:r>
            <w:r>
              <w:rPr>
                <w:noProof/>
                <w:webHidden/>
              </w:rPr>
            </w:r>
          </w:ins>
          <w:r>
            <w:rPr>
              <w:noProof/>
              <w:webHidden/>
            </w:rPr>
            <w:fldChar w:fldCharType="separate"/>
          </w:r>
          <w:ins w:id="39" w:author="Kushal" w:date="2014-02-01T09:43:00Z">
            <w:r>
              <w:rPr>
                <w:noProof/>
                <w:webHidden/>
              </w:rPr>
              <w:t>v</w:t>
            </w:r>
            <w:r>
              <w:rPr>
                <w:noProof/>
                <w:webHidden/>
              </w:rPr>
              <w:fldChar w:fldCharType="end"/>
            </w:r>
            <w:r w:rsidRPr="00510D29">
              <w:rPr>
                <w:rStyle w:val="Hyperlink"/>
                <w:noProof/>
              </w:rPr>
              <w:fldChar w:fldCharType="end"/>
            </w:r>
          </w:ins>
        </w:p>
        <w:p w:rsidR="002623E6" w:rsidRDefault="002623E6">
          <w:pPr>
            <w:pStyle w:val="TOC1"/>
            <w:tabs>
              <w:tab w:val="right" w:leader="dot" w:pos="9217"/>
            </w:tabs>
            <w:rPr>
              <w:ins w:id="40" w:author="Kushal" w:date="2014-02-01T09:43:00Z"/>
              <w:rFonts w:asciiTheme="minorHAnsi" w:eastAsiaTheme="minorEastAsia" w:hAnsiTheme="minorHAnsi" w:cstheme="minorBidi"/>
              <w:noProof/>
              <w:sz w:val="22"/>
              <w:szCs w:val="22"/>
            </w:rPr>
          </w:pPr>
          <w:ins w:id="41"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"_Toc379011143"</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List of Tables</w:t>
            </w:r>
            <w:r>
              <w:rPr>
                <w:noProof/>
                <w:webHidden/>
              </w:rPr>
              <w:tab/>
            </w:r>
            <w:r>
              <w:rPr>
                <w:noProof/>
                <w:webHidden/>
              </w:rPr>
              <w:fldChar w:fldCharType="begin"/>
            </w:r>
            <w:r>
              <w:rPr>
                <w:noProof/>
                <w:webHidden/>
              </w:rPr>
              <w:instrText xml:space="preserve"> PAGEREF _Toc379011143 \h </w:instrText>
            </w:r>
            <w:r>
              <w:rPr>
                <w:noProof/>
                <w:webHidden/>
              </w:rPr>
            </w:r>
          </w:ins>
          <w:r>
            <w:rPr>
              <w:noProof/>
              <w:webHidden/>
            </w:rPr>
            <w:fldChar w:fldCharType="separate"/>
          </w:r>
          <w:ins w:id="42" w:author="Kushal" w:date="2014-02-01T09:43:00Z">
            <w:r>
              <w:rPr>
                <w:noProof/>
                <w:webHidden/>
              </w:rPr>
              <w:t>vi</w:t>
            </w:r>
            <w:r>
              <w:rPr>
                <w:noProof/>
                <w:webHidden/>
              </w:rPr>
              <w:fldChar w:fldCharType="end"/>
            </w:r>
            <w:r w:rsidRPr="00510D29">
              <w:rPr>
                <w:rStyle w:val="Hyperlink"/>
                <w:noProof/>
              </w:rPr>
              <w:fldChar w:fldCharType="end"/>
            </w:r>
          </w:ins>
        </w:p>
        <w:p w:rsidR="002623E6" w:rsidRDefault="002623E6">
          <w:pPr>
            <w:pStyle w:val="TOC1"/>
            <w:tabs>
              <w:tab w:val="right" w:leader="dot" w:pos="9217"/>
            </w:tabs>
            <w:rPr>
              <w:ins w:id="43" w:author="Kushal" w:date="2014-02-01T09:43:00Z"/>
              <w:rFonts w:asciiTheme="minorHAnsi" w:eastAsiaTheme="minorEastAsia" w:hAnsiTheme="minorHAnsi" w:cstheme="minorBidi"/>
              <w:noProof/>
              <w:sz w:val="22"/>
              <w:szCs w:val="22"/>
            </w:rPr>
          </w:pPr>
          <w:ins w:id="44"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"_Toc379011144"</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List of Figures</w:t>
            </w:r>
            <w:r>
              <w:rPr>
                <w:noProof/>
                <w:webHidden/>
              </w:rPr>
              <w:tab/>
            </w:r>
            <w:r>
              <w:rPr>
                <w:noProof/>
                <w:webHidden/>
              </w:rPr>
              <w:fldChar w:fldCharType="begin"/>
            </w:r>
            <w:r>
              <w:rPr>
                <w:noProof/>
                <w:webHidden/>
              </w:rPr>
              <w:instrText xml:space="preserve"> PAGEREF _Toc379011144 \h </w:instrText>
            </w:r>
            <w:r>
              <w:rPr>
                <w:noProof/>
                <w:webHidden/>
              </w:rPr>
            </w:r>
          </w:ins>
          <w:r>
            <w:rPr>
              <w:noProof/>
              <w:webHidden/>
            </w:rPr>
            <w:fldChar w:fldCharType="separate"/>
          </w:r>
          <w:ins w:id="45" w:author="Kushal" w:date="2014-02-01T09:43:00Z">
            <w:r>
              <w:rPr>
                <w:noProof/>
                <w:webHidden/>
              </w:rPr>
              <w:t>vii</w:t>
            </w:r>
            <w:r>
              <w:rPr>
                <w:noProof/>
                <w:webHidden/>
              </w:rPr>
              <w:fldChar w:fldCharType="end"/>
            </w:r>
            <w:r w:rsidRPr="00510D29">
              <w:rPr>
                <w:rStyle w:val="Hyperlink"/>
                <w:noProof/>
              </w:rPr>
              <w:fldChar w:fldCharType="end"/>
            </w:r>
          </w:ins>
        </w:p>
        <w:p w:rsidR="002623E6" w:rsidRDefault="002623E6">
          <w:pPr>
            <w:pStyle w:val="TOC1"/>
            <w:tabs>
              <w:tab w:val="right" w:leader="dot" w:pos="9217"/>
            </w:tabs>
            <w:rPr>
              <w:ins w:id="46" w:author="Kushal" w:date="2014-02-01T09:43:00Z"/>
              <w:rFonts w:asciiTheme="minorHAnsi" w:eastAsiaTheme="minorEastAsia" w:hAnsiTheme="minorHAnsi" w:cstheme="minorBidi"/>
              <w:noProof/>
              <w:sz w:val="22"/>
              <w:szCs w:val="22"/>
            </w:rPr>
          </w:pPr>
          <w:ins w:id="47"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"_Toc379011145"</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List of Symbols</w:t>
            </w:r>
            <w:r>
              <w:rPr>
                <w:noProof/>
                <w:webHidden/>
              </w:rPr>
              <w:tab/>
            </w:r>
            <w:r>
              <w:rPr>
                <w:noProof/>
                <w:webHidden/>
              </w:rPr>
              <w:fldChar w:fldCharType="begin"/>
            </w:r>
            <w:r>
              <w:rPr>
                <w:noProof/>
                <w:webHidden/>
              </w:rPr>
              <w:instrText xml:space="preserve"> PAGEREF _Toc379011145 \h </w:instrText>
            </w:r>
            <w:r>
              <w:rPr>
                <w:noProof/>
                <w:webHidden/>
              </w:rPr>
            </w:r>
          </w:ins>
          <w:r>
            <w:rPr>
              <w:noProof/>
              <w:webHidden/>
            </w:rPr>
            <w:fldChar w:fldCharType="separate"/>
          </w:r>
          <w:ins w:id="48" w:author="Kushal" w:date="2014-02-01T09:43:00Z">
            <w:r>
              <w:rPr>
                <w:noProof/>
                <w:webHidden/>
              </w:rPr>
              <w:t>viii</w:t>
            </w:r>
            <w:r>
              <w:rPr>
                <w:noProof/>
                <w:webHidden/>
              </w:rPr>
              <w:fldChar w:fldCharType="end"/>
            </w:r>
            <w:r w:rsidRPr="00510D29">
              <w:rPr>
                <w:rStyle w:val="Hyperlink"/>
                <w:noProof/>
              </w:rPr>
              <w:fldChar w:fldCharType="end"/>
            </w:r>
          </w:ins>
        </w:p>
        <w:p w:rsidR="002623E6" w:rsidRDefault="002623E6">
          <w:pPr>
            <w:pStyle w:val="TOC1"/>
            <w:tabs>
              <w:tab w:val="right" w:leader="dot" w:pos="9217"/>
            </w:tabs>
            <w:rPr>
              <w:ins w:id="49" w:author="Kushal" w:date="2014-02-01T09:43:00Z"/>
              <w:rFonts w:asciiTheme="minorHAnsi" w:eastAsiaTheme="minorEastAsia" w:hAnsiTheme="minorHAnsi" w:cstheme="minorBidi"/>
              <w:noProof/>
              <w:sz w:val="22"/>
              <w:szCs w:val="22"/>
            </w:rPr>
          </w:pPr>
          <w:ins w:id="50"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"_Toc379011146"</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b/>
                <w:noProof/>
              </w:rPr>
              <w:t>Chapter 1: Pre-emptible Linux kernel for hard real-time applications</w:t>
            </w:r>
            <w:r>
              <w:rPr>
                <w:noProof/>
                <w:webHidden/>
              </w:rPr>
              <w:tab/>
            </w:r>
            <w:r>
              <w:rPr>
                <w:noProof/>
                <w:webHidden/>
              </w:rPr>
              <w:fldChar w:fldCharType="begin"/>
            </w:r>
            <w:r>
              <w:rPr>
                <w:noProof/>
                <w:webHidden/>
              </w:rPr>
              <w:instrText xml:space="preserve"> PAGEREF _Toc379011146 \h </w:instrText>
            </w:r>
            <w:r>
              <w:rPr>
                <w:noProof/>
                <w:webHidden/>
              </w:rPr>
            </w:r>
          </w:ins>
          <w:r>
            <w:rPr>
              <w:noProof/>
              <w:webHidden/>
            </w:rPr>
            <w:fldChar w:fldCharType="separate"/>
          </w:r>
          <w:ins w:id="51" w:author="Kushal" w:date="2014-02-01T09:43:00Z">
            <w:r>
              <w:rPr>
                <w:noProof/>
                <w:webHidden/>
              </w:rPr>
              <w:t>9</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52" w:author="Kushal" w:date="2014-02-01T09:43:00Z"/>
              <w:rFonts w:asciiTheme="minorHAnsi" w:eastAsiaTheme="minorEastAsia" w:hAnsiTheme="minorHAnsi" w:cstheme="minorBidi"/>
              <w:noProof/>
              <w:sz w:val="22"/>
              <w:szCs w:val="22"/>
            </w:rPr>
          </w:pPr>
          <w:ins w:id="53"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"_Toc379011147"</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1.1</w:t>
            </w:r>
            <w:r>
              <w:rPr>
                <w:rFonts w:asciiTheme="minorHAnsi" w:eastAsiaTheme="minorEastAsia" w:hAnsiTheme="minorHAnsi" w:cstheme="minorBidi"/>
                <w:noProof/>
                <w:sz w:val="22"/>
                <w:szCs w:val="22"/>
              </w:rPr>
              <w:tab/>
            </w:r>
            <w:r w:rsidRPr="00510D29">
              <w:rPr>
                <w:rStyle w:val="Hyperlink"/>
                <w:noProof/>
              </w:rPr>
              <w:t>Introduction- Hard Real-Time Systems and Linux kernel</w:t>
            </w:r>
            <w:r>
              <w:rPr>
                <w:noProof/>
                <w:webHidden/>
              </w:rPr>
              <w:tab/>
            </w:r>
            <w:r>
              <w:rPr>
                <w:noProof/>
                <w:webHidden/>
              </w:rPr>
              <w:fldChar w:fldCharType="begin"/>
            </w:r>
            <w:r>
              <w:rPr>
                <w:noProof/>
                <w:webHidden/>
              </w:rPr>
              <w:instrText xml:space="preserve"> PAGEREF _Toc379011147 \h </w:instrText>
            </w:r>
            <w:r>
              <w:rPr>
                <w:noProof/>
                <w:webHidden/>
              </w:rPr>
            </w:r>
          </w:ins>
          <w:r>
            <w:rPr>
              <w:noProof/>
              <w:webHidden/>
            </w:rPr>
            <w:fldChar w:fldCharType="separate"/>
          </w:r>
          <w:ins w:id="54" w:author="Kushal" w:date="2014-02-01T09:43:00Z">
            <w:r>
              <w:rPr>
                <w:noProof/>
                <w:webHidden/>
              </w:rPr>
              <w:t>9</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55" w:author="Kushal" w:date="2014-02-01T09:43:00Z"/>
              <w:rFonts w:asciiTheme="minorHAnsi" w:eastAsiaTheme="minorEastAsia" w:hAnsiTheme="minorHAnsi" w:cstheme="minorBidi"/>
              <w:noProof/>
              <w:sz w:val="22"/>
              <w:szCs w:val="22"/>
            </w:rPr>
          </w:pPr>
          <w:ins w:id="56"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"_Toc379011148"</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1.2</w:t>
            </w:r>
            <w:r>
              <w:rPr>
                <w:rFonts w:asciiTheme="minorHAnsi" w:eastAsiaTheme="minorEastAsia" w:hAnsiTheme="minorHAnsi" w:cstheme="minorBidi"/>
                <w:noProof/>
                <w:sz w:val="22"/>
                <w:szCs w:val="22"/>
              </w:rPr>
              <w:tab/>
            </w:r>
            <w:r w:rsidRPr="00510D29">
              <w:rPr>
                <w:rStyle w:val="Hyperlink"/>
                <w:noProof/>
              </w:rPr>
              <w:t>Hard real time requirements and RTOS</w:t>
            </w:r>
            <w:r>
              <w:rPr>
                <w:noProof/>
                <w:webHidden/>
              </w:rPr>
              <w:tab/>
            </w:r>
            <w:r>
              <w:rPr>
                <w:noProof/>
                <w:webHidden/>
              </w:rPr>
              <w:fldChar w:fldCharType="begin"/>
            </w:r>
            <w:r>
              <w:rPr>
                <w:noProof/>
                <w:webHidden/>
              </w:rPr>
              <w:instrText xml:space="preserve"> PAGEREF _Toc379011148 \h </w:instrText>
            </w:r>
            <w:r>
              <w:rPr>
                <w:noProof/>
                <w:webHidden/>
              </w:rPr>
            </w:r>
          </w:ins>
          <w:r>
            <w:rPr>
              <w:noProof/>
              <w:webHidden/>
            </w:rPr>
            <w:fldChar w:fldCharType="separate"/>
          </w:r>
          <w:ins w:id="57" w:author="Kushal" w:date="2014-02-01T09:43:00Z">
            <w:r>
              <w:rPr>
                <w:noProof/>
                <w:webHidden/>
              </w:rPr>
              <w:t>11</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58" w:author="Kushal" w:date="2014-02-01T09:43:00Z"/>
              <w:rFonts w:asciiTheme="minorHAnsi" w:eastAsiaTheme="minorEastAsia" w:hAnsiTheme="minorHAnsi" w:cstheme="minorBidi"/>
              <w:noProof/>
              <w:sz w:val="22"/>
              <w:szCs w:val="22"/>
            </w:rPr>
          </w:pPr>
          <w:ins w:id="59"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"_Toc379011149"</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1.3</w:t>
            </w:r>
            <w:r>
              <w:rPr>
                <w:rFonts w:asciiTheme="minorHAnsi" w:eastAsiaTheme="minorEastAsia" w:hAnsiTheme="minorHAnsi" w:cstheme="minorBidi"/>
                <w:noProof/>
                <w:sz w:val="22"/>
                <w:szCs w:val="22"/>
              </w:rPr>
              <w:tab/>
            </w:r>
            <w:r w:rsidRPr="00510D29">
              <w:rPr>
                <w:rStyle w:val="Hyperlink"/>
                <w:noProof/>
              </w:rPr>
              <w:t>Pre-emptible kernel approach to RTOS design</w:t>
            </w:r>
            <w:r>
              <w:rPr>
                <w:noProof/>
                <w:webHidden/>
              </w:rPr>
              <w:tab/>
            </w:r>
            <w:r>
              <w:rPr>
                <w:noProof/>
                <w:webHidden/>
              </w:rPr>
              <w:fldChar w:fldCharType="begin"/>
            </w:r>
            <w:r>
              <w:rPr>
                <w:noProof/>
                <w:webHidden/>
              </w:rPr>
              <w:instrText xml:space="preserve"> PAGEREF _Toc379011149 \h </w:instrText>
            </w:r>
            <w:r>
              <w:rPr>
                <w:noProof/>
                <w:webHidden/>
              </w:rPr>
            </w:r>
          </w:ins>
          <w:r>
            <w:rPr>
              <w:noProof/>
              <w:webHidden/>
            </w:rPr>
            <w:fldChar w:fldCharType="separate"/>
          </w:r>
          <w:ins w:id="60" w:author="Kushal" w:date="2014-02-01T09:43:00Z">
            <w:r>
              <w:rPr>
                <w:noProof/>
                <w:webHidden/>
              </w:rPr>
              <w:t>12</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61" w:author="Kushal" w:date="2014-02-01T09:43:00Z"/>
              <w:rFonts w:asciiTheme="minorHAnsi" w:eastAsiaTheme="minorEastAsia" w:hAnsiTheme="minorHAnsi" w:cstheme="minorBidi"/>
              <w:noProof/>
              <w:sz w:val="22"/>
              <w:szCs w:val="22"/>
            </w:rPr>
          </w:pPr>
          <w:ins w:id="62"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"_Toc379011150"</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1.4</w:t>
            </w:r>
            <w:r>
              <w:rPr>
                <w:rFonts w:asciiTheme="minorHAnsi" w:eastAsiaTheme="minorEastAsia" w:hAnsiTheme="minorHAnsi" w:cstheme="minorBidi"/>
                <w:noProof/>
                <w:sz w:val="22"/>
                <w:szCs w:val="22"/>
              </w:rPr>
              <w:tab/>
            </w:r>
            <w:r w:rsidRPr="00510D29">
              <w:rPr>
                <w:rStyle w:val="Hyperlink"/>
                <w:noProof/>
              </w:rPr>
              <w:t>PREEMPT_RT: making Linux pre-emptible kernel</w:t>
            </w:r>
            <w:r>
              <w:rPr>
                <w:noProof/>
                <w:webHidden/>
              </w:rPr>
              <w:tab/>
            </w:r>
            <w:r>
              <w:rPr>
                <w:noProof/>
                <w:webHidden/>
              </w:rPr>
              <w:fldChar w:fldCharType="begin"/>
            </w:r>
            <w:r>
              <w:rPr>
                <w:noProof/>
                <w:webHidden/>
              </w:rPr>
              <w:instrText xml:space="preserve"> PAGEREF _Toc379011150 \h </w:instrText>
            </w:r>
            <w:r>
              <w:rPr>
                <w:noProof/>
                <w:webHidden/>
              </w:rPr>
            </w:r>
          </w:ins>
          <w:r>
            <w:rPr>
              <w:noProof/>
              <w:webHidden/>
            </w:rPr>
            <w:fldChar w:fldCharType="separate"/>
          </w:r>
          <w:ins w:id="63" w:author="Kushal" w:date="2014-02-01T09:43:00Z">
            <w:r>
              <w:rPr>
                <w:noProof/>
                <w:webHidden/>
              </w:rPr>
              <w:t>12</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64" w:author="Kushal" w:date="2014-02-01T09:43:00Z"/>
              <w:rFonts w:asciiTheme="minorHAnsi" w:eastAsiaTheme="minorEastAsia" w:hAnsiTheme="minorHAnsi" w:cstheme="minorBidi"/>
              <w:noProof/>
              <w:sz w:val="22"/>
              <w:szCs w:val="22"/>
            </w:rPr>
          </w:pPr>
          <w:ins w:id="65"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"_Toc379011151"</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1.5</w:t>
            </w:r>
            <w:r>
              <w:rPr>
                <w:rFonts w:asciiTheme="minorHAnsi" w:eastAsiaTheme="minorEastAsia" w:hAnsiTheme="minorHAnsi" w:cstheme="minorBidi"/>
                <w:noProof/>
                <w:sz w:val="22"/>
                <w:szCs w:val="22"/>
              </w:rPr>
              <w:tab/>
            </w:r>
            <w:r w:rsidRPr="00510D29">
              <w:rPr>
                <w:rStyle w:val="Hyperlink"/>
                <w:noProof/>
              </w:rPr>
              <w:t>Conclusion</w:t>
            </w:r>
            <w:r>
              <w:rPr>
                <w:noProof/>
                <w:webHidden/>
              </w:rPr>
              <w:tab/>
            </w:r>
            <w:r>
              <w:rPr>
                <w:noProof/>
                <w:webHidden/>
              </w:rPr>
              <w:fldChar w:fldCharType="begin"/>
            </w:r>
            <w:r>
              <w:rPr>
                <w:noProof/>
                <w:webHidden/>
              </w:rPr>
              <w:instrText xml:space="preserve"> PAGEREF _Toc379011151 \h </w:instrText>
            </w:r>
            <w:r>
              <w:rPr>
                <w:noProof/>
                <w:webHidden/>
              </w:rPr>
            </w:r>
          </w:ins>
          <w:r>
            <w:rPr>
              <w:noProof/>
              <w:webHidden/>
            </w:rPr>
            <w:fldChar w:fldCharType="separate"/>
          </w:r>
          <w:ins w:id="66" w:author="Kushal" w:date="2014-02-01T09:43:00Z">
            <w:r>
              <w:rPr>
                <w:noProof/>
                <w:webHidden/>
              </w:rPr>
              <w:t>13</w:t>
            </w:r>
            <w:r>
              <w:rPr>
                <w:noProof/>
                <w:webHidden/>
              </w:rPr>
              <w:fldChar w:fldCharType="end"/>
            </w:r>
            <w:r w:rsidRPr="00510D29">
              <w:rPr>
                <w:rStyle w:val="Hyperlink"/>
                <w:noProof/>
              </w:rPr>
              <w:fldChar w:fldCharType="end"/>
            </w:r>
          </w:ins>
        </w:p>
        <w:p w:rsidR="002623E6" w:rsidRDefault="002623E6">
          <w:pPr>
            <w:pStyle w:val="TOC1"/>
            <w:tabs>
              <w:tab w:val="right" w:leader="dot" w:pos="9217"/>
            </w:tabs>
            <w:rPr>
              <w:ins w:id="67" w:author="Kushal" w:date="2014-02-01T09:43:00Z"/>
              <w:rFonts w:asciiTheme="minorHAnsi" w:eastAsiaTheme="minorEastAsia" w:hAnsiTheme="minorHAnsi" w:cstheme="minorBidi"/>
              <w:noProof/>
              <w:sz w:val="22"/>
              <w:szCs w:val="22"/>
            </w:rPr>
          </w:pPr>
          <w:ins w:id="68"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"_Toc379011152"</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b/>
                <w:noProof/>
              </w:rPr>
              <w:t>Chapter 2: Design and Implementation of a System Call</w:t>
            </w:r>
            <w:r>
              <w:rPr>
                <w:noProof/>
                <w:webHidden/>
              </w:rPr>
              <w:tab/>
            </w:r>
            <w:r>
              <w:rPr>
                <w:noProof/>
                <w:webHidden/>
              </w:rPr>
              <w:fldChar w:fldCharType="begin"/>
            </w:r>
            <w:r>
              <w:rPr>
                <w:noProof/>
                <w:webHidden/>
              </w:rPr>
              <w:instrText xml:space="preserve"> PAGEREF _Toc379011152 \h </w:instrText>
            </w:r>
            <w:r>
              <w:rPr>
                <w:noProof/>
                <w:webHidden/>
              </w:rPr>
            </w:r>
          </w:ins>
          <w:r>
            <w:rPr>
              <w:noProof/>
              <w:webHidden/>
            </w:rPr>
            <w:fldChar w:fldCharType="separate"/>
          </w:r>
          <w:ins w:id="69" w:author="Kushal" w:date="2014-02-01T09:43:00Z">
            <w:r>
              <w:rPr>
                <w:noProof/>
                <w:webHidden/>
              </w:rPr>
              <w:t>15</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70" w:author="Kushal" w:date="2014-02-01T09:43:00Z"/>
              <w:rFonts w:asciiTheme="minorHAnsi" w:eastAsiaTheme="minorEastAsia" w:hAnsiTheme="minorHAnsi" w:cstheme="minorBidi"/>
              <w:noProof/>
              <w:sz w:val="22"/>
              <w:szCs w:val="22"/>
            </w:rPr>
          </w:pPr>
          <w:ins w:id="71"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"_Toc379011153"</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2.1</w:t>
            </w:r>
            <w:r>
              <w:rPr>
                <w:rFonts w:asciiTheme="minorHAnsi" w:eastAsiaTheme="minorEastAsia" w:hAnsiTheme="minorHAnsi" w:cstheme="minorBidi"/>
                <w:noProof/>
                <w:sz w:val="22"/>
                <w:szCs w:val="22"/>
              </w:rPr>
              <w:tab/>
            </w:r>
            <w:r w:rsidRPr="00510D29">
              <w:rPr>
                <w:rStyle w:val="Hyperlink"/>
                <w:noProof/>
              </w:rPr>
              <w:t>Introduction</w:t>
            </w:r>
            <w:r>
              <w:rPr>
                <w:noProof/>
                <w:webHidden/>
              </w:rPr>
              <w:tab/>
            </w:r>
            <w:r>
              <w:rPr>
                <w:noProof/>
                <w:webHidden/>
              </w:rPr>
              <w:fldChar w:fldCharType="begin"/>
            </w:r>
            <w:r>
              <w:rPr>
                <w:noProof/>
                <w:webHidden/>
              </w:rPr>
              <w:instrText xml:space="preserve"> PAGEREF _Toc379011153 \h </w:instrText>
            </w:r>
            <w:r>
              <w:rPr>
                <w:noProof/>
                <w:webHidden/>
              </w:rPr>
            </w:r>
          </w:ins>
          <w:r>
            <w:rPr>
              <w:noProof/>
              <w:webHidden/>
            </w:rPr>
            <w:fldChar w:fldCharType="separate"/>
          </w:r>
          <w:ins w:id="72" w:author="Kushal" w:date="2014-02-01T09:43:00Z">
            <w:r>
              <w:rPr>
                <w:noProof/>
                <w:webHidden/>
              </w:rPr>
              <w:t>15</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73" w:author="Kushal" w:date="2014-02-01T09:43:00Z"/>
              <w:rFonts w:asciiTheme="minorHAnsi" w:eastAsiaTheme="minorEastAsia" w:hAnsiTheme="minorHAnsi" w:cstheme="minorBidi"/>
              <w:noProof/>
              <w:sz w:val="22"/>
              <w:szCs w:val="22"/>
            </w:rPr>
          </w:pPr>
          <w:ins w:id="74"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"_Toc379011154"</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2.2</w:t>
            </w:r>
            <w:r>
              <w:rPr>
                <w:rFonts w:asciiTheme="minorHAnsi" w:eastAsiaTheme="minorEastAsia" w:hAnsiTheme="minorHAnsi" w:cstheme="minorBidi"/>
                <w:noProof/>
                <w:sz w:val="22"/>
                <w:szCs w:val="22"/>
              </w:rPr>
              <w:tab/>
            </w:r>
            <w:r w:rsidRPr="00510D29">
              <w:rPr>
                <w:rStyle w:val="Hyperlink"/>
                <w:noProof/>
              </w:rPr>
              <w:t>System Call Design</w:t>
            </w:r>
            <w:r>
              <w:rPr>
                <w:noProof/>
                <w:webHidden/>
              </w:rPr>
              <w:tab/>
            </w:r>
            <w:r>
              <w:rPr>
                <w:noProof/>
                <w:webHidden/>
              </w:rPr>
              <w:fldChar w:fldCharType="begin"/>
            </w:r>
            <w:r>
              <w:rPr>
                <w:noProof/>
                <w:webHidden/>
              </w:rPr>
              <w:instrText xml:space="preserve"> PAGEREF _Toc379011154 \h </w:instrText>
            </w:r>
            <w:r>
              <w:rPr>
                <w:noProof/>
                <w:webHidden/>
              </w:rPr>
            </w:r>
          </w:ins>
          <w:r>
            <w:rPr>
              <w:noProof/>
              <w:webHidden/>
            </w:rPr>
            <w:fldChar w:fldCharType="separate"/>
          </w:r>
          <w:ins w:id="75" w:author="Kushal" w:date="2014-02-01T09:43:00Z">
            <w:r>
              <w:rPr>
                <w:noProof/>
                <w:webHidden/>
              </w:rPr>
              <w:t>15</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76" w:author="Kushal" w:date="2014-02-01T09:43:00Z"/>
              <w:rFonts w:asciiTheme="minorHAnsi" w:eastAsiaTheme="minorEastAsia" w:hAnsiTheme="minorHAnsi" w:cstheme="minorBidi"/>
              <w:noProof/>
              <w:sz w:val="22"/>
              <w:szCs w:val="22"/>
            </w:rPr>
          </w:pPr>
          <w:ins w:id="77"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"_Toc379011155"</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2.3</w:t>
            </w:r>
            <w:r>
              <w:rPr>
                <w:rFonts w:asciiTheme="minorHAnsi" w:eastAsiaTheme="minorEastAsia" w:hAnsiTheme="minorHAnsi" w:cstheme="minorBidi"/>
                <w:noProof/>
                <w:sz w:val="22"/>
                <w:szCs w:val="22"/>
              </w:rPr>
              <w:tab/>
            </w:r>
            <w:r w:rsidRPr="00510D29">
              <w:rPr>
                <w:rStyle w:val="Hyperlink"/>
                <w:noProof/>
              </w:rPr>
              <w:t>Algorithm Flowchart</w:t>
            </w:r>
            <w:r>
              <w:rPr>
                <w:noProof/>
                <w:webHidden/>
              </w:rPr>
              <w:tab/>
            </w:r>
            <w:r>
              <w:rPr>
                <w:noProof/>
                <w:webHidden/>
              </w:rPr>
              <w:fldChar w:fldCharType="begin"/>
            </w:r>
            <w:r>
              <w:rPr>
                <w:noProof/>
                <w:webHidden/>
              </w:rPr>
              <w:instrText xml:space="preserve"> PAGEREF _Toc379011155 \h </w:instrText>
            </w:r>
            <w:r>
              <w:rPr>
                <w:noProof/>
                <w:webHidden/>
              </w:rPr>
            </w:r>
          </w:ins>
          <w:r>
            <w:rPr>
              <w:noProof/>
              <w:webHidden/>
            </w:rPr>
            <w:fldChar w:fldCharType="separate"/>
          </w:r>
          <w:ins w:id="78" w:author="Kushal" w:date="2014-02-01T09:43:00Z">
            <w:r>
              <w:rPr>
                <w:noProof/>
                <w:webHidden/>
              </w:rPr>
              <w:t>16</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79" w:author="Kushal" w:date="2014-02-01T09:43:00Z"/>
              <w:rFonts w:asciiTheme="minorHAnsi" w:eastAsiaTheme="minorEastAsia" w:hAnsiTheme="minorHAnsi" w:cstheme="minorBidi"/>
              <w:noProof/>
              <w:sz w:val="22"/>
              <w:szCs w:val="22"/>
            </w:rPr>
          </w:pPr>
          <w:ins w:id="80"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"_Toc379011156"</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2.4</w:t>
            </w:r>
            <w:r>
              <w:rPr>
                <w:rFonts w:asciiTheme="minorHAnsi" w:eastAsiaTheme="minorEastAsia" w:hAnsiTheme="minorHAnsi" w:cstheme="minorBidi"/>
                <w:noProof/>
                <w:sz w:val="22"/>
                <w:szCs w:val="22"/>
              </w:rPr>
              <w:tab/>
            </w:r>
            <w:r w:rsidRPr="00510D29">
              <w:rPr>
                <w:rStyle w:val="Hyperlink"/>
                <w:noProof/>
              </w:rPr>
              <w:t>Algorithm Steps</w:t>
            </w:r>
            <w:r>
              <w:rPr>
                <w:noProof/>
                <w:webHidden/>
              </w:rPr>
              <w:tab/>
            </w:r>
            <w:r>
              <w:rPr>
                <w:noProof/>
                <w:webHidden/>
              </w:rPr>
              <w:fldChar w:fldCharType="begin"/>
            </w:r>
            <w:r>
              <w:rPr>
                <w:noProof/>
                <w:webHidden/>
              </w:rPr>
              <w:instrText xml:space="preserve"> PAGEREF _Toc379011156 \h </w:instrText>
            </w:r>
            <w:r>
              <w:rPr>
                <w:noProof/>
                <w:webHidden/>
              </w:rPr>
            </w:r>
          </w:ins>
          <w:r>
            <w:rPr>
              <w:noProof/>
              <w:webHidden/>
            </w:rPr>
            <w:fldChar w:fldCharType="separate"/>
          </w:r>
          <w:ins w:id="81" w:author="Kushal" w:date="2014-02-01T09:43:00Z">
            <w:r>
              <w:rPr>
                <w:noProof/>
                <w:webHidden/>
              </w:rPr>
              <w:t>17</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82" w:author="Kushal" w:date="2014-02-01T09:43:00Z"/>
              <w:rFonts w:asciiTheme="minorHAnsi" w:eastAsiaTheme="minorEastAsia" w:hAnsiTheme="minorHAnsi" w:cstheme="minorBidi"/>
              <w:noProof/>
              <w:sz w:val="22"/>
              <w:szCs w:val="22"/>
            </w:rPr>
          </w:pPr>
          <w:ins w:id="83"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"_Toc379011157"</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2.5</w:t>
            </w:r>
            <w:r>
              <w:rPr>
                <w:rFonts w:asciiTheme="minorHAnsi" w:eastAsiaTheme="minorEastAsia" w:hAnsiTheme="minorHAnsi" w:cstheme="minorBidi"/>
                <w:noProof/>
                <w:sz w:val="22"/>
                <w:szCs w:val="22"/>
              </w:rPr>
              <w:tab/>
            </w:r>
            <w:r w:rsidRPr="00510D29">
              <w:rPr>
                <w:rStyle w:val="Hyperlink"/>
                <w:noProof/>
              </w:rPr>
              <w:t>Implementation of sys_pgfltstat system call</w:t>
            </w:r>
            <w:r>
              <w:rPr>
                <w:noProof/>
                <w:webHidden/>
              </w:rPr>
              <w:tab/>
            </w:r>
            <w:r>
              <w:rPr>
                <w:noProof/>
                <w:webHidden/>
              </w:rPr>
              <w:fldChar w:fldCharType="begin"/>
            </w:r>
            <w:r>
              <w:rPr>
                <w:noProof/>
                <w:webHidden/>
              </w:rPr>
              <w:instrText xml:space="preserve"> PAGEREF _Toc379011157 \h </w:instrText>
            </w:r>
            <w:r>
              <w:rPr>
                <w:noProof/>
                <w:webHidden/>
              </w:rPr>
            </w:r>
          </w:ins>
          <w:r>
            <w:rPr>
              <w:noProof/>
              <w:webHidden/>
            </w:rPr>
            <w:fldChar w:fldCharType="separate"/>
          </w:r>
          <w:ins w:id="84" w:author="Kushal" w:date="2014-02-01T09:43:00Z">
            <w:r>
              <w:rPr>
                <w:noProof/>
                <w:webHidden/>
              </w:rPr>
              <w:t>17</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85" w:author="Kushal" w:date="2014-02-01T09:43:00Z"/>
              <w:rFonts w:asciiTheme="minorHAnsi" w:eastAsiaTheme="minorEastAsia" w:hAnsiTheme="minorHAnsi" w:cstheme="minorBidi"/>
              <w:noProof/>
              <w:sz w:val="22"/>
              <w:szCs w:val="22"/>
            </w:rPr>
          </w:pPr>
          <w:ins w:id="86"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"_Toc379011158"</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2.6</w:t>
            </w:r>
            <w:r>
              <w:rPr>
                <w:rFonts w:asciiTheme="minorHAnsi" w:eastAsiaTheme="minorEastAsia" w:hAnsiTheme="minorHAnsi" w:cstheme="minorBidi"/>
                <w:noProof/>
                <w:sz w:val="22"/>
                <w:szCs w:val="22"/>
              </w:rPr>
              <w:tab/>
            </w:r>
            <w:r w:rsidRPr="00510D29">
              <w:rPr>
                <w:rStyle w:val="Hyperlink"/>
                <w:noProof/>
              </w:rPr>
              <w:t>Code</w:t>
            </w:r>
            <w:r>
              <w:rPr>
                <w:noProof/>
                <w:webHidden/>
              </w:rPr>
              <w:tab/>
            </w:r>
            <w:r>
              <w:rPr>
                <w:noProof/>
                <w:webHidden/>
              </w:rPr>
              <w:fldChar w:fldCharType="begin"/>
            </w:r>
            <w:r>
              <w:rPr>
                <w:noProof/>
                <w:webHidden/>
              </w:rPr>
              <w:instrText xml:space="preserve"> PAGEREF _Toc379011158 \h </w:instrText>
            </w:r>
            <w:r>
              <w:rPr>
                <w:noProof/>
                <w:webHidden/>
              </w:rPr>
            </w:r>
          </w:ins>
          <w:r>
            <w:rPr>
              <w:noProof/>
              <w:webHidden/>
            </w:rPr>
            <w:fldChar w:fldCharType="separate"/>
          </w:r>
          <w:ins w:id="87" w:author="Kushal" w:date="2014-02-01T09:43:00Z">
            <w:r>
              <w:rPr>
                <w:noProof/>
                <w:webHidden/>
              </w:rPr>
              <w:t>19</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88" w:author="Kushal" w:date="2014-02-01T09:43:00Z"/>
              <w:rFonts w:asciiTheme="minorHAnsi" w:eastAsiaTheme="minorEastAsia" w:hAnsiTheme="minorHAnsi" w:cstheme="minorBidi"/>
              <w:noProof/>
              <w:sz w:val="22"/>
              <w:szCs w:val="22"/>
            </w:rPr>
          </w:pPr>
          <w:ins w:id="89"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"_Toc379011159"</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2.7</w:t>
            </w:r>
            <w:r>
              <w:rPr>
                <w:rFonts w:asciiTheme="minorHAnsi" w:eastAsiaTheme="minorEastAsia" w:hAnsiTheme="minorHAnsi" w:cstheme="minorBidi"/>
                <w:noProof/>
                <w:sz w:val="22"/>
                <w:szCs w:val="22"/>
              </w:rPr>
              <w:tab/>
            </w:r>
            <w:r w:rsidRPr="00510D29">
              <w:rPr>
                <w:rStyle w:val="Hyperlink"/>
                <w:noProof/>
              </w:rPr>
              <w:t>Test program</w:t>
            </w:r>
            <w:r>
              <w:rPr>
                <w:noProof/>
                <w:webHidden/>
              </w:rPr>
              <w:tab/>
            </w:r>
            <w:r>
              <w:rPr>
                <w:noProof/>
                <w:webHidden/>
              </w:rPr>
              <w:fldChar w:fldCharType="begin"/>
            </w:r>
            <w:r>
              <w:rPr>
                <w:noProof/>
                <w:webHidden/>
              </w:rPr>
              <w:instrText xml:space="preserve"> PAGEREF _Toc379011159 \h </w:instrText>
            </w:r>
            <w:r>
              <w:rPr>
                <w:noProof/>
                <w:webHidden/>
              </w:rPr>
            </w:r>
          </w:ins>
          <w:r>
            <w:rPr>
              <w:noProof/>
              <w:webHidden/>
            </w:rPr>
            <w:fldChar w:fldCharType="separate"/>
          </w:r>
          <w:ins w:id="90" w:author="Kushal" w:date="2014-02-01T09:43:00Z">
            <w:r>
              <w:rPr>
                <w:noProof/>
                <w:webHidden/>
              </w:rPr>
              <w:t>21</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91" w:author="Kushal" w:date="2014-02-01T09:43:00Z"/>
              <w:rFonts w:asciiTheme="minorHAnsi" w:eastAsiaTheme="minorEastAsia" w:hAnsiTheme="minorHAnsi" w:cstheme="minorBidi"/>
              <w:noProof/>
              <w:sz w:val="22"/>
              <w:szCs w:val="22"/>
            </w:rPr>
          </w:pPr>
          <w:ins w:id="92"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"_Toc379011160"</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2.8</w:t>
            </w:r>
            <w:r>
              <w:rPr>
                <w:rFonts w:asciiTheme="minorHAnsi" w:eastAsiaTheme="minorEastAsia" w:hAnsiTheme="minorHAnsi" w:cstheme="minorBidi"/>
                <w:noProof/>
                <w:sz w:val="22"/>
                <w:szCs w:val="22"/>
              </w:rPr>
              <w:tab/>
            </w:r>
            <w:r w:rsidRPr="00510D29">
              <w:rPr>
                <w:rStyle w:val="Hyperlink"/>
                <w:noProof/>
              </w:rPr>
              <w:t>Results and Analysis</w:t>
            </w:r>
            <w:r>
              <w:rPr>
                <w:noProof/>
                <w:webHidden/>
              </w:rPr>
              <w:tab/>
            </w:r>
            <w:r>
              <w:rPr>
                <w:noProof/>
                <w:webHidden/>
              </w:rPr>
              <w:fldChar w:fldCharType="begin"/>
            </w:r>
            <w:r>
              <w:rPr>
                <w:noProof/>
                <w:webHidden/>
              </w:rPr>
              <w:instrText xml:space="preserve"> PAGEREF _Toc379011160 \h </w:instrText>
            </w:r>
            <w:r>
              <w:rPr>
                <w:noProof/>
                <w:webHidden/>
              </w:rPr>
            </w:r>
          </w:ins>
          <w:r>
            <w:rPr>
              <w:noProof/>
              <w:webHidden/>
            </w:rPr>
            <w:fldChar w:fldCharType="separate"/>
          </w:r>
          <w:ins w:id="93" w:author="Kushal" w:date="2014-02-01T09:43:00Z">
            <w:r>
              <w:rPr>
                <w:noProof/>
                <w:webHidden/>
              </w:rPr>
              <w:t>22</w:t>
            </w:r>
            <w:r>
              <w:rPr>
                <w:noProof/>
                <w:webHidden/>
              </w:rPr>
              <w:fldChar w:fldCharType="end"/>
            </w:r>
            <w:r w:rsidRPr="00510D29">
              <w:rPr>
                <w:rStyle w:val="Hyperlink"/>
                <w:noProof/>
              </w:rPr>
              <w:fldChar w:fldCharType="end"/>
            </w:r>
          </w:ins>
        </w:p>
        <w:p w:rsidR="002623E6" w:rsidRDefault="002623E6">
          <w:pPr>
            <w:pStyle w:val="TOC1"/>
            <w:tabs>
              <w:tab w:val="right" w:leader="dot" w:pos="9217"/>
            </w:tabs>
            <w:rPr>
              <w:ins w:id="94" w:author="Kushal" w:date="2014-02-01T09:43:00Z"/>
              <w:rFonts w:asciiTheme="minorHAnsi" w:eastAsiaTheme="minorEastAsia" w:hAnsiTheme="minorHAnsi" w:cstheme="minorBidi"/>
              <w:noProof/>
              <w:sz w:val="22"/>
              <w:szCs w:val="22"/>
            </w:rPr>
          </w:pPr>
          <w:ins w:id="95"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"_Toc379011161"</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b/>
                <w:noProof/>
              </w:rPr>
              <w:t>Calculating page fault rate using system call</w:t>
            </w:r>
            <w:r>
              <w:rPr>
                <w:noProof/>
                <w:webHidden/>
              </w:rPr>
              <w:tab/>
            </w:r>
            <w:r>
              <w:rPr>
                <w:noProof/>
                <w:webHidden/>
              </w:rPr>
              <w:fldChar w:fldCharType="begin"/>
            </w:r>
            <w:r>
              <w:rPr>
                <w:noProof/>
                <w:webHidden/>
              </w:rPr>
              <w:instrText xml:space="preserve"> PAGEREF _Toc379011161 \h </w:instrText>
            </w:r>
            <w:r>
              <w:rPr>
                <w:noProof/>
                <w:webHidden/>
              </w:rPr>
            </w:r>
          </w:ins>
          <w:r>
            <w:rPr>
              <w:noProof/>
              <w:webHidden/>
            </w:rPr>
            <w:fldChar w:fldCharType="separate"/>
          </w:r>
          <w:ins w:id="96" w:author="Kushal" w:date="2014-02-01T09:43:00Z">
            <w:r>
              <w:rPr>
                <w:noProof/>
                <w:webHidden/>
              </w:rPr>
              <w:t>24</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97" w:author="Kushal" w:date="2014-02-01T09:43:00Z"/>
              <w:rFonts w:asciiTheme="minorHAnsi" w:eastAsiaTheme="minorEastAsia" w:hAnsiTheme="minorHAnsi" w:cstheme="minorBidi"/>
              <w:noProof/>
              <w:sz w:val="22"/>
              <w:szCs w:val="22"/>
            </w:rPr>
          </w:pPr>
          <w:ins w:id="98"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"_Toc379011162"</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3.1</w:t>
            </w:r>
            <w:r>
              <w:rPr>
                <w:rFonts w:asciiTheme="minorHAnsi" w:eastAsiaTheme="minorEastAsia" w:hAnsiTheme="minorHAnsi" w:cstheme="minorBidi"/>
                <w:noProof/>
                <w:sz w:val="22"/>
                <w:szCs w:val="22"/>
              </w:rPr>
              <w:tab/>
            </w:r>
            <w:r w:rsidRPr="00510D29">
              <w:rPr>
                <w:rStyle w:val="Hyperlink"/>
                <w:noProof/>
              </w:rPr>
              <w:t>File operation and Virtual memory Usage Application</w:t>
            </w:r>
            <w:r>
              <w:rPr>
                <w:noProof/>
                <w:webHidden/>
              </w:rPr>
              <w:tab/>
            </w:r>
            <w:r>
              <w:rPr>
                <w:noProof/>
                <w:webHidden/>
              </w:rPr>
              <w:fldChar w:fldCharType="begin"/>
            </w:r>
            <w:r>
              <w:rPr>
                <w:noProof/>
                <w:webHidden/>
              </w:rPr>
              <w:instrText xml:space="preserve"> PAGEREF _Toc379011162 \h </w:instrText>
            </w:r>
            <w:r>
              <w:rPr>
                <w:noProof/>
                <w:webHidden/>
              </w:rPr>
            </w:r>
          </w:ins>
          <w:r>
            <w:rPr>
              <w:noProof/>
              <w:webHidden/>
            </w:rPr>
            <w:fldChar w:fldCharType="separate"/>
          </w:r>
          <w:ins w:id="99" w:author="Kushal" w:date="2014-02-01T09:43:00Z">
            <w:r>
              <w:rPr>
                <w:noProof/>
                <w:webHidden/>
              </w:rPr>
              <w:t>24</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100" w:author="Kushal" w:date="2014-02-01T09:43:00Z"/>
              <w:rFonts w:asciiTheme="minorHAnsi" w:eastAsiaTheme="minorEastAsia" w:hAnsiTheme="minorHAnsi" w:cstheme="minorBidi"/>
              <w:noProof/>
              <w:sz w:val="22"/>
              <w:szCs w:val="22"/>
            </w:rPr>
          </w:pPr>
          <w:ins w:id="101"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"_Toc379011163"</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3.2</w:t>
            </w:r>
            <w:r>
              <w:rPr>
                <w:rFonts w:asciiTheme="minorHAnsi" w:eastAsiaTheme="minorEastAsia" w:hAnsiTheme="minorHAnsi" w:cstheme="minorBidi"/>
                <w:noProof/>
                <w:sz w:val="22"/>
                <w:szCs w:val="22"/>
              </w:rPr>
              <w:tab/>
            </w:r>
            <w:r w:rsidRPr="00510D29">
              <w:rPr>
                <w:rStyle w:val="Hyperlink"/>
                <w:noProof/>
              </w:rPr>
              <w:t>Calculation of Page frames</w:t>
            </w:r>
            <w:r>
              <w:rPr>
                <w:noProof/>
                <w:webHidden/>
              </w:rPr>
              <w:tab/>
            </w:r>
            <w:r>
              <w:rPr>
                <w:noProof/>
                <w:webHidden/>
              </w:rPr>
              <w:fldChar w:fldCharType="begin"/>
            </w:r>
            <w:r>
              <w:rPr>
                <w:noProof/>
                <w:webHidden/>
              </w:rPr>
              <w:instrText xml:space="preserve"> PAGEREF _Toc379011163 \h </w:instrText>
            </w:r>
            <w:r>
              <w:rPr>
                <w:noProof/>
                <w:webHidden/>
              </w:rPr>
            </w:r>
          </w:ins>
          <w:r>
            <w:rPr>
              <w:noProof/>
              <w:webHidden/>
            </w:rPr>
            <w:fldChar w:fldCharType="separate"/>
          </w:r>
          <w:ins w:id="102" w:author="Kushal" w:date="2014-02-01T09:43:00Z">
            <w:r>
              <w:rPr>
                <w:noProof/>
                <w:webHidden/>
              </w:rPr>
              <w:t>30</w:t>
            </w:r>
            <w:r>
              <w:rPr>
                <w:noProof/>
                <w:webHidden/>
              </w:rPr>
              <w:fldChar w:fldCharType="end"/>
            </w:r>
            <w:r w:rsidRPr="00510D29">
              <w:rPr>
                <w:rStyle w:val="Hyperlink"/>
                <w:noProof/>
              </w:rPr>
              <w:fldChar w:fldCharType="end"/>
            </w:r>
          </w:ins>
        </w:p>
        <w:p w:rsidR="002623E6" w:rsidRDefault="002623E6">
          <w:pPr>
            <w:pStyle w:val="TOC2"/>
            <w:tabs>
              <w:tab w:val="left" w:pos="880"/>
              <w:tab w:val="right" w:leader="dot" w:pos="9217"/>
            </w:tabs>
            <w:rPr>
              <w:ins w:id="103" w:author="Kushal" w:date="2014-02-01T09:43:00Z"/>
              <w:rFonts w:asciiTheme="minorHAnsi" w:eastAsiaTheme="minorEastAsia" w:hAnsiTheme="minorHAnsi" w:cstheme="minorBidi"/>
              <w:noProof/>
              <w:sz w:val="22"/>
              <w:szCs w:val="22"/>
            </w:rPr>
          </w:pPr>
          <w:ins w:id="104"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"_Toc379011164"</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noProof/>
              </w:rPr>
              <w:t>3.3</w:t>
            </w:r>
            <w:r>
              <w:rPr>
                <w:rFonts w:asciiTheme="minorHAnsi" w:eastAsiaTheme="minorEastAsia" w:hAnsiTheme="minorHAnsi" w:cstheme="minorBidi"/>
                <w:noProof/>
                <w:sz w:val="22"/>
                <w:szCs w:val="22"/>
              </w:rPr>
              <w:tab/>
            </w:r>
            <w:r w:rsidRPr="00510D29">
              <w:rPr>
                <w:rStyle w:val="Hyperlink"/>
                <w:noProof/>
              </w:rPr>
              <w:t>Graphical representation and analysis</w:t>
            </w:r>
            <w:r>
              <w:rPr>
                <w:noProof/>
                <w:webHidden/>
              </w:rPr>
              <w:tab/>
            </w:r>
            <w:r>
              <w:rPr>
                <w:noProof/>
                <w:webHidden/>
              </w:rPr>
              <w:fldChar w:fldCharType="begin"/>
            </w:r>
            <w:r>
              <w:rPr>
                <w:noProof/>
                <w:webHidden/>
              </w:rPr>
              <w:instrText xml:space="preserve"> PAGEREF _Toc379011164 \h </w:instrText>
            </w:r>
            <w:r>
              <w:rPr>
                <w:noProof/>
                <w:webHidden/>
              </w:rPr>
            </w:r>
          </w:ins>
          <w:r>
            <w:rPr>
              <w:noProof/>
              <w:webHidden/>
            </w:rPr>
            <w:fldChar w:fldCharType="separate"/>
          </w:r>
          <w:ins w:id="105" w:author="Kushal" w:date="2014-02-01T09:43:00Z">
            <w:r>
              <w:rPr>
                <w:noProof/>
                <w:webHidden/>
              </w:rPr>
              <w:t>31</w:t>
            </w:r>
            <w:r>
              <w:rPr>
                <w:noProof/>
                <w:webHidden/>
              </w:rPr>
              <w:fldChar w:fldCharType="end"/>
            </w:r>
            <w:r w:rsidRPr="00510D29">
              <w:rPr>
                <w:rStyle w:val="Hyperlink"/>
                <w:noProof/>
              </w:rPr>
              <w:fldChar w:fldCharType="end"/>
            </w:r>
          </w:ins>
        </w:p>
        <w:p w:rsidR="002623E6" w:rsidRDefault="002623E6">
          <w:pPr>
            <w:pStyle w:val="TOC1"/>
            <w:tabs>
              <w:tab w:val="right" w:leader="dot" w:pos="9217"/>
            </w:tabs>
            <w:rPr>
              <w:ins w:id="106" w:author="Kushal" w:date="2014-02-01T09:43:00Z"/>
              <w:rFonts w:asciiTheme="minorHAnsi" w:eastAsiaTheme="minorEastAsia" w:hAnsiTheme="minorHAnsi" w:cstheme="minorBidi"/>
              <w:noProof/>
              <w:sz w:val="22"/>
              <w:szCs w:val="22"/>
            </w:rPr>
          </w:pPr>
          <w:ins w:id="107" w:author="Kushal" w:date="2014-02-01T09:43:00Z">
            <w:r w:rsidRPr="00510D29">
              <w:rPr>
                <w:rStyle w:val="Hyperlink"/>
                <w:noProof/>
              </w:rPr>
              <w:fldChar w:fldCharType="begin"/>
            </w:r>
            <w:r w:rsidRPr="00510D29">
              <w:rPr>
                <w:rStyle w:val="Hyperlink"/>
                <w:noProof/>
              </w:rPr>
              <w:instrText xml:space="preserve"> </w:instrText>
            </w:r>
            <w:r>
              <w:rPr>
                <w:noProof/>
              </w:rPr>
              <w:instrText>HYPERLINK \l "_Toc379011165"</w:instrText>
            </w:r>
            <w:r w:rsidRPr="00510D29">
              <w:rPr>
                <w:rStyle w:val="Hyperlink"/>
                <w:noProof/>
              </w:rPr>
              <w:instrText xml:space="preserve"> </w:instrText>
            </w:r>
            <w:r w:rsidRPr="00510D29">
              <w:rPr>
                <w:rStyle w:val="Hyperlink"/>
                <w:noProof/>
              </w:rPr>
            </w:r>
            <w:r w:rsidRPr="00510D29">
              <w:rPr>
                <w:rStyle w:val="Hyperlink"/>
                <w:noProof/>
              </w:rPr>
              <w:fldChar w:fldCharType="separate"/>
            </w:r>
            <w:r w:rsidRPr="00510D29">
              <w:rPr>
                <w:rStyle w:val="Hyperlink"/>
                <w:b/>
                <w:noProof/>
              </w:rPr>
              <w:t>References</w:t>
            </w:r>
            <w:r>
              <w:rPr>
                <w:noProof/>
                <w:webHidden/>
              </w:rPr>
              <w:tab/>
            </w:r>
            <w:r>
              <w:rPr>
                <w:noProof/>
                <w:webHidden/>
              </w:rPr>
              <w:fldChar w:fldCharType="begin"/>
            </w:r>
            <w:r>
              <w:rPr>
                <w:noProof/>
                <w:webHidden/>
              </w:rPr>
              <w:instrText xml:space="preserve"> PAGEREF _Toc379011165 \h </w:instrText>
            </w:r>
            <w:r>
              <w:rPr>
                <w:noProof/>
                <w:webHidden/>
              </w:rPr>
            </w:r>
          </w:ins>
          <w:r>
            <w:rPr>
              <w:noProof/>
              <w:webHidden/>
            </w:rPr>
            <w:fldChar w:fldCharType="separate"/>
          </w:r>
          <w:ins w:id="108" w:author="Kushal" w:date="2014-02-01T09:43:00Z">
            <w:r>
              <w:rPr>
                <w:noProof/>
                <w:webHidden/>
              </w:rPr>
              <w:t>36</w:t>
            </w:r>
            <w:r>
              <w:rPr>
                <w:noProof/>
                <w:webHidden/>
              </w:rPr>
              <w:fldChar w:fldCharType="end"/>
            </w:r>
            <w:r w:rsidRPr="00510D29">
              <w:rPr>
                <w:rStyle w:val="Hyperlink"/>
                <w:noProof/>
              </w:rPr>
              <w:fldChar w:fldCharType="end"/>
            </w:r>
          </w:ins>
        </w:p>
        <w:p w:rsidR="009E0994" w:rsidDel="00174FF9" w:rsidRDefault="009E0994">
          <w:pPr>
            <w:pStyle w:val="TOC1"/>
            <w:tabs>
              <w:tab w:val="right" w:leader="dot" w:pos="9217"/>
            </w:tabs>
            <w:rPr>
              <w:del w:id="109" w:author="Kushal" w:date="2014-02-01T09:22:00Z"/>
              <w:rFonts w:asciiTheme="minorHAnsi" w:eastAsiaTheme="minorEastAsia" w:hAnsiTheme="minorHAnsi" w:cstheme="minorBidi"/>
              <w:noProof/>
              <w:sz w:val="22"/>
              <w:szCs w:val="22"/>
            </w:rPr>
          </w:pPr>
          <w:del w:id="110" w:author="Kushal" w:date="2014-02-01T09:22:00Z">
            <w:r w:rsidRPr="00174FF9" w:rsidDel="00174FF9">
              <w:rPr>
                <w:noProof/>
                <w:rPrChange w:id="111" w:author="Kushal" w:date="2014-02-01T09:22:00Z">
                  <w:rPr>
                    <w:rStyle w:val="Hyperlink"/>
                    <w:noProof/>
                  </w:rPr>
                </w:rPrChange>
              </w:rPr>
              <w:delText>Declaration Sheet</w:delText>
            </w:r>
            <w:r w:rsidDel="00174FF9">
              <w:rPr>
                <w:noProof/>
                <w:webHidden/>
              </w:rPr>
              <w:tab/>
              <w:delText>iii</w:delText>
            </w:r>
          </w:del>
        </w:p>
        <w:p w:rsidR="009E0994" w:rsidDel="00174FF9" w:rsidRDefault="009E0994">
          <w:pPr>
            <w:pStyle w:val="TOC1"/>
            <w:tabs>
              <w:tab w:val="right" w:leader="dot" w:pos="9217"/>
            </w:tabs>
            <w:rPr>
              <w:del w:id="112" w:author="Kushal" w:date="2014-02-01T09:22:00Z"/>
              <w:rFonts w:asciiTheme="minorHAnsi" w:eastAsiaTheme="minorEastAsia" w:hAnsiTheme="minorHAnsi" w:cstheme="minorBidi"/>
              <w:noProof/>
              <w:sz w:val="22"/>
              <w:szCs w:val="22"/>
            </w:rPr>
          </w:pPr>
          <w:del w:id="113" w:author="Kushal" w:date="2014-02-01T09:22:00Z">
            <w:r w:rsidRPr="00174FF9" w:rsidDel="00174FF9">
              <w:rPr>
                <w:noProof/>
                <w:rPrChange w:id="114" w:author="Kushal" w:date="2014-02-01T09:22:00Z">
                  <w:rPr>
                    <w:rStyle w:val="Hyperlink"/>
                    <w:noProof/>
                  </w:rPr>
                </w:rPrChange>
              </w:rPr>
              <w:delText>Abstract</w:delText>
            </w:r>
            <w:r w:rsidDel="00174FF9">
              <w:rPr>
                <w:noProof/>
                <w:webHidden/>
              </w:rPr>
              <w:tab/>
              <w:delText>v</w:delText>
            </w:r>
          </w:del>
        </w:p>
        <w:p w:rsidR="009E0994" w:rsidDel="00174FF9" w:rsidRDefault="009E0994">
          <w:pPr>
            <w:pStyle w:val="TOC1"/>
            <w:tabs>
              <w:tab w:val="right" w:leader="dot" w:pos="9217"/>
            </w:tabs>
            <w:rPr>
              <w:del w:id="115" w:author="Kushal" w:date="2014-02-01T09:22:00Z"/>
              <w:rFonts w:asciiTheme="minorHAnsi" w:eastAsiaTheme="minorEastAsia" w:hAnsiTheme="minorHAnsi" w:cstheme="minorBidi"/>
              <w:noProof/>
              <w:sz w:val="22"/>
              <w:szCs w:val="22"/>
            </w:rPr>
          </w:pPr>
          <w:del w:id="116" w:author="Kushal" w:date="2014-02-01T09:22:00Z">
            <w:r w:rsidRPr="00174FF9" w:rsidDel="00174FF9">
              <w:rPr>
                <w:noProof/>
                <w:rPrChange w:id="117" w:author="Kushal" w:date="2014-02-01T09:22:00Z">
                  <w:rPr>
                    <w:rStyle w:val="Hyperlink"/>
                    <w:noProof/>
                  </w:rPr>
                </w:rPrChange>
              </w:rPr>
              <w:delText>Contents</w:delText>
            </w:r>
            <w:r w:rsidDel="00174FF9">
              <w:rPr>
                <w:noProof/>
                <w:webHidden/>
              </w:rPr>
              <w:tab/>
              <w:delText>vi</w:delText>
            </w:r>
          </w:del>
        </w:p>
        <w:p w:rsidR="009E0994" w:rsidDel="00174FF9" w:rsidRDefault="009E0994">
          <w:pPr>
            <w:pStyle w:val="TOC1"/>
            <w:tabs>
              <w:tab w:val="right" w:leader="dot" w:pos="9217"/>
            </w:tabs>
            <w:rPr>
              <w:del w:id="118" w:author="Kushal" w:date="2014-02-01T09:22:00Z"/>
              <w:rFonts w:asciiTheme="minorHAnsi" w:eastAsiaTheme="minorEastAsia" w:hAnsiTheme="minorHAnsi" w:cstheme="minorBidi"/>
              <w:noProof/>
              <w:sz w:val="22"/>
              <w:szCs w:val="22"/>
            </w:rPr>
          </w:pPr>
          <w:del w:id="119" w:author="Kushal" w:date="2014-02-01T09:22:00Z">
            <w:r w:rsidRPr="00174FF9" w:rsidDel="00174FF9">
              <w:rPr>
                <w:noProof/>
                <w:rPrChange w:id="120" w:author="Kushal" w:date="2014-02-01T09:22:00Z">
                  <w:rPr>
                    <w:rStyle w:val="Hyperlink"/>
                    <w:noProof/>
                  </w:rPr>
                </w:rPrChange>
              </w:rPr>
              <w:delText>List of Tables</w:delText>
            </w:r>
            <w:r w:rsidDel="00174FF9">
              <w:rPr>
                <w:noProof/>
                <w:webHidden/>
              </w:rPr>
              <w:tab/>
              <w:delText>vii</w:delText>
            </w:r>
          </w:del>
        </w:p>
        <w:p w:rsidR="009E0994" w:rsidDel="00174FF9" w:rsidRDefault="009E0994">
          <w:pPr>
            <w:pStyle w:val="TOC1"/>
            <w:tabs>
              <w:tab w:val="right" w:leader="dot" w:pos="9217"/>
            </w:tabs>
            <w:rPr>
              <w:del w:id="121" w:author="Kushal" w:date="2014-02-01T09:22:00Z"/>
              <w:rFonts w:asciiTheme="minorHAnsi" w:eastAsiaTheme="minorEastAsia" w:hAnsiTheme="minorHAnsi" w:cstheme="minorBidi"/>
              <w:noProof/>
              <w:sz w:val="22"/>
              <w:szCs w:val="22"/>
            </w:rPr>
          </w:pPr>
          <w:del w:id="122" w:author="Kushal" w:date="2014-02-01T09:22:00Z">
            <w:r w:rsidRPr="00174FF9" w:rsidDel="00174FF9">
              <w:rPr>
                <w:noProof/>
                <w:rPrChange w:id="123" w:author="Kushal" w:date="2014-02-01T09:22:00Z">
                  <w:rPr>
                    <w:rStyle w:val="Hyperlink"/>
                    <w:noProof/>
                  </w:rPr>
                </w:rPrChange>
              </w:rPr>
              <w:delText>List of Figures</w:delText>
            </w:r>
            <w:r w:rsidDel="00174FF9">
              <w:rPr>
                <w:noProof/>
                <w:webHidden/>
              </w:rPr>
              <w:tab/>
              <w:delText>viii</w:delText>
            </w:r>
          </w:del>
        </w:p>
        <w:p w:rsidR="009E0994" w:rsidDel="00174FF9" w:rsidRDefault="009E0994">
          <w:pPr>
            <w:pStyle w:val="TOC1"/>
            <w:tabs>
              <w:tab w:val="right" w:leader="dot" w:pos="9217"/>
            </w:tabs>
            <w:rPr>
              <w:del w:id="124" w:author="Kushal" w:date="2014-02-01T09:22:00Z"/>
              <w:rFonts w:asciiTheme="minorHAnsi" w:eastAsiaTheme="minorEastAsia" w:hAnsiTheme="minorHAnsi" w:cstheme="minorBidi"/>
              <w:noProof/>
              <w:sz w:val="22"/>
              <w:szCs w:val="22"/>
            </w:rPr>
          </w:pPr>
          <w:del w:id="125" w:author="Kushal" w:date="2014-02-01T09:22:00Z">
            <w:r w:rsidRPr="00174FF9" w:rsidDel="00174FF9">
              <w:rPr>
                <w:noProof/>
                <w:rPrChange w:id="126" w:author="Kushal" w:date="2014-02-01T09:22:00Z">
                  <w:rPr>
                    <w:rStyle w:val="Hyperlink"/>
                    <w:noProof/>
                  </w:rPr>
                </w:rPrChange>
              </w:rPr>
              <w:delText>List of Symbols</w:delText>
            </w:r>
            <w:r w:rsidDel="00174FF9">
              <w:rPr>
                <w:noProof/>
                <w:webHidden/>
              </w:rPr>
              <w:tab/>
              <w:delText>ix</w:delText>
            </w:r>
          </w:del>
        </w:p>
        <w:p w:rsidR="009E0994" w:rsidDel="00174FF9" w:rsidRDefault="009E0994">
          <w:pPr>
            <w:pStyle w:val="TOC1"/>
            <w:tabs>
              <w:tab w:val="right" w:leader="dot" w:pos="9217"/>
            </w:tabs>
            <w:rPr>
              <w:del w:id="127" w:author="Kushal" w:date="2014-02-01T09:22:00Z"/>
              <w:rFonts w:asciiTheme="minorHAnsi" w:eastAsiaTheme="minorEastAsia" w:hAnsiTheme="minorHAnsi" w:cstheme="minorBidi"/>
              <w:noProof/>
              <w:sz w:val="22"/>
              <w:szCs w:val="22"/>
            </w:rPr>
          </w:pPr>
          <w:del w:id="128" w:author="Kushal" w:date="2014-02-01T09:22:00Z">
            <w:r w:rsidRPr="00174FF9" w:rsidDel="00174FF9">
              <w:rPr>
                <w:b/>
                <w:noProof/>
                <w:rPrChange w:id="129" w:author="Kushal" w:date="2014-02-01T09:22:00Z">
                  <w:rPr>
                    <w:rStyle w:val="Hyperlink"/>
                    <w:b/>
                    <w:noProof/>
                  </w:rPr>
                </w:rPrChange>
              </w:rPr>
              <w:delText>Chapter 1: Pre-emptible Linux kernel for hard real-time applications</w:delText>
            </w:r>
            <w:r w:rsidDel="00174FF9">
              <w:rPr>
                <w:noProof/>
                <w:webHidden/>
              </w:rPr>
              <w:tab/>
              <w:delText>10</w:delText>
            </w:r>
          </w:del>
        </w:p>
        <w:p w:rsidR="009E0994" w:rsidDel="00174FF9" w:rsidRDefault="009E0994">
          <w:pPr>
            <w:pStyle w:val="TOC2"/>
            <w:tabs>
              <w:tab w:val="left" w:pos="880"/>
              <w:tab w:val="right" w:leader="dot" w:pos="9217"/>
            </w:tabs>
            <w:rPr>
              <w:del w:id="130" w:author="Kushal" w:date="2014-02-01T09:22:00Z"/>
              <w:rFonts w:asciiTheme="minorHAnsi" w:eastAsiaTheme="minorEastAsia" w:hAnsiTheme="minorHAnsi" w:cstheme="minorBidi"/>
              <w:noProof/>
              <w:sz w:val="22"/>
              <w:szCs w:val="22"/>
            </w:rPr>
          </w:pPr>
          <w:del w:id="131" w:author="Kushal" w:date="2014-02-01T09:22:00Z">
            <w:r w:rsidRPr="00174FF9" w:rsidDel="00174FF9">
              <w:rPr>
                <w:noProof/>
                <w:rPrChange w:id="132" w:author="Kushal" w:date="2014-02-01T09:22:00Z">
                  <w:rPr>
                    <w:rStyle w:val="Hyperlink"/>
                    <w:noProof/>
                  </w:rPr>
                </w:rPrChange>
              </w:rPr>
              <w:delText>1.1</w:delText>
            </w:r>
            <w:r w:rsidDel="00174FF9">
              <w:rPr>
                <w:rFonts w:asciiTheme="minorHAnsi" w:eastAsiaTheme="minorEastAsia" w:hAnsiTheme="minorHAnsi" w:cstheme="minorBidi"/>
                <w:noProof/>
                <w:sz w:val="22"/>
                <w:szCs w:val="22"/>
              </w:rPr>
              <w:tab/>
            </w:r>
            <w:r w:rsidRPr="00174FF9" w:rsidDel="00174FF9">
              <w:rPr>
                <w:noProof/>
                <w:rPrChange w:id="133" w:author="Kushal" w:date="2014-02-01T09:22:00Z">
                  <w:rPr>
                    <w:rStyle w:val="Hyperlink"/>
                    <w:noProof/>
                  </w:rPr>
                </w:rPrChange>
              </w:rPr>
              <w:delText>Introduction- Hard Real-Time Systems and Linux kernel</w:delText>
            </w:r>
            <w:r w:rsidDel="00174FF9">
              <w:rPr>
                <w:noProof/>
                <w:webHidden/>
              </w:rPr>
              <w:tab/>
              <w:delText>10</w:delText>
            </w:r>
          </w:del>
        </w:p>
        <w:p w:rsidR="009E0994" w:rsidDel="00174FF9" w:rsidRDefault="009E0994">
          <w:pPr>
            <w:pStyle w:val="TOC2"/>
            <w:tabs>
              <w:tab w:val="left" w:pos="880"/>
              <w:tab w:val="right" w:leader="dot" w:pos="9217"/>
            </w:tabs>
            <w:rPr>
              <w:del w:id="134" w:author="Kushal" w:date="2014-02-01T09:22:00Z"/>
              <w:rFonts w:asciiTheme="minorHAnsi" w:eastAsiaTheme="minorEastAsia" w:hAnsiTheme="minorHAnsi" w:cstheme="minorBidi"/>
              <w:noProof/>
              <w:sz w:val="22"/>
              <w:szCs w:val="22"/>
            </w:rPr>
          </w:pPr>
          <w:del w:id="135" w:author="Kushal" w:date="2014-02-01T09:22:00Z">
            <w:r w:rsidRPr="00174FF9" w:rsidDel="00174FF9">
              <w:rPr>
                <w:noProof/>
                <w:rPrChange w:id="136" w:author="Kushal" w:date="2014-02-01T09:22:00Z">
                  <w:rPr>
                    <w:rStyle w:val="Hyperlink"/>
                    <w:noProof/>
                  </w:rPr>
                </w:rPrChange>
              </w:rPr>
              <w:delText>1.2</w:delText>
            </w:r>
            <w:r w:rsidDel="00174FF9">
              <w:rPr>
                <w:rFonts w:asciiTheme="minorHAnsi" w:eastAsiaTheme="minorEastAsia" w:hAnsiTheme="minorHAnsi" w:cstheme="minorBidi"/>
                <w:noProof/>
                <w:sz w:val="22"/>
                <w:szCs w:val="22"/>
              </w:rPr>
              <w:tab/>
            </w:r>
            <w:r w:rsidRPr="00174FF9" w:rsidDel="00174FF9">
              <w:rPr>
                <w:noProof/>
                <w:rPrChange w:id="137" w:author="Kushal" w:date="2014-02-01T09:22:00Z">
                  <w:rPr>
                    <w:rStyle w:val="Hyperlink"/>
                    <w:noProof/>
                  </w:rPr>
                </w:rPrChange>
              </w:rPr>
              <w:delText>Hard real time requirements and RTOS</w:delText>
            </w:r>
            <w:r w:rsidDel="00174FF9">
              <w:rPr>
                <w:noProof/>
                <w:webHidden/>
              </w:rPr>
              <w:tab/>
              <w:delText>12</w:delText>
            </w:r>
          </w:del>
        </w:p>
        <w:p w:rsidR="009E0994" w:rsidDel="00174FF9" w:rsidRDefault="009E0994">
          <w:pPr>
            <w:pStyle w:val="TOC2"/>
            <w:tabs>
              <w:tab w:val="left" w:pos="880"/>
              <w:tab w:val="right" w:leader="dot" w:pos="9217"/>
            </w:tabs>
            <w:rPr>
              <w:del w:id="138" w:author="Kushal" w:date="2014-02-01T09:22:00Z"/>
              <w:rFonts w:asciiTheme="minorHAnsi" w:eastAsiaTheme="minorEastAsia" w:hAnsiTheme="minorHAnsi" w:cstheme="minorBidi"/>
              <w:noProof/>
              <w:sz w:val="22"/>
              <w:szCs w:val="22"/>
            </w:rPr>
          </w:pPr>
          <w:del w:id="139" w:author="Kushal" w:date="2014-02-01T09:22:00Z">
            <w:r w:rsidRPr="00174FF9" w:rsidDel="00174FF9">
              <w:rPr>
                <w:noProof/>
                <w:rPrChange w:id="140" w:author="Kushal" w:date="2014-02-01T09:22:00Z">
                  <w:rPr>
                    <w:rStyle w:val="Hyperlink"/>
                    <w:noProof/>
                  </w:rPr>
                </w:rPrChange>
              </w:rPr>
              <w:delText>1.3</w:delText>
            </w:r>
            <w:r w:rsidDel="00174FF9">
              <w:rPr>
                <w:rFonts w:asciiTheme="minorHAnsi" w:eastAsiaTheme="minorEastAsia" w:hAnsiTheme="minorHAnsi" w:cstheme="minorBidi"/>
                <w:noProof/>
                <w:sz w:val="22"/>
                <w:szCs w:val="22"/>
              </w:rPr>
              <w:tab/>
            </w:r>
            <w:r w:rsidRPr="00174FF9" w:rsidDel="00174FF9">
              <w:rPr>
                <w:noProof/>
                <w:rPrChange w:id="141" w:author="Kushal" w:date="2014-02-01T09:22:00Z">
                  <w:rPr>
                    <w:rStyle w:val="Hyperlink"/>
                    <w:noProof/>
                  </w:rPr>
                </w:rPrChange>
              </w:rPr>
              <w:delText>Pre-emptible kernel approach to RTOS design</w:delText>
            </w:r>
            <w:r w:rsidDel="00174FF9">
              <w:rPr>
                <w:noProof/>
                <w:webHidden/>
              </w:rPr>
              <w:tab/>
              <w:delText>13</w:delText>
            </w:r>
          </w:del>
        </w:p>
        <w:p w:rsidR="009E0994" w:rsidDel="00174FF9" w:rsidRDefault="009E0994">
          <w:pPr>
            <w:pStyle w:val="TOC2"/>
            <w:tabs>
              <w:tab w:val="left" w:pos="880"/>
              <w:tab w:val="right" w:leader="dot" w:pos="9217"/>
            </w:tabs>
            <w:rPr>
              <w:del w:id="142" w:author="Kushal" w:date="2014-02-01T09:22:00Z"/>
              <w:rFonts w:asciiTheme="minorHAnsi" w:eastAsiaTheme="minorEastAsia" w:hAnsiTheme="minorHAnsi" w:cstheme="minorBidi"/>
              <w:noProof/>
              <w:sz w:val="22"/>
              <w:szCs w:val="22"/>
            </w:rPr>
          </w:pPr>
          <w:del w:id="143" w:author="Kushal" w:date="2014-02-01T09:22:00Z">
            <w:r w:rsidRPr="00174FF9" w:rsidDel="00174FF9">
              <w:rPr>
                <w:noProof/>
                <w:rPrChange w:id="144" w:author="Kushal" w:date="2014-02-01T09:22:00Z">
                  <w:rPr>
                    <w:rStyle w:val="Hyperlink"/>
                    <w:noProof/>
                  </w:rPr>
                </w:rPrChange>
              </w:rPr>
              <w:delText>1.4</w:delText>
            </w:r>
            <w:r w:rsidDel="00174FF9">
              <w:rPr>
                <w:rFonts w:asciiTheme="minorHAnsi" w:eastAsiaTheme="minorEastAsia" w:hAnsiTheme="minorHAnsi" w:cstheme="minorBidi"/>
                <w:noProof/>
                <w:sz w:val="22"/>
                <w:szCs w:val="22"/>
              </w:rPr>
              <w:tab/>
            </w:r>
            <w:r w:rsidRPr="00174FF9" w:rsidDel="00174FF9">
              <w:rPr>
                <w:noProof/>
                <w:rPrChange w:id="145" w:author="Kushal" w:date="2014-02-01T09:22:00Z">
                  <w:rPr>
                    <w:rStyle w:val="Hyperlink"/>
                    <w:noProof/>
                  </w:rPr>
                </w:rPrChange>
              </w:rPr>
              <w:delText>PREEMPT_RT: making Linux pre-emptible kernel</w:delText>
            </w:r>
            <w:r w:rsidDel="00174FF9">
              <w:rPr>
                <w:noProof/>
                <w:webHidden/>
              </w:rPr>
              <w:tab/>
              <w:delText>13</w:delText>
            </w:r>
          </w:del>
        </w:p>
        <w:p w:rsidR="009E0994" w:rsidDel="00174FF9" w:rsidRDefault="009E0994">
          <w:pPr>
            <w:pStyle w:val="TOC2"/>
            <w:tabs>
              <w:tab w:val="left" w:pos="880"/>
              <w:tab w:val="right" w:leader="dot" w:pos="9217"/>
            </w:tabs>
            <w:rPr>
              <w:del w:id="146" w:author="Kushal" w:date="2014-02-01T09:22:00Z"/>
              <w:rFonts w:asciiTheme="minorHAnsi" w:eastAsiaTheme="minorEastAsia" w:hAnsiTheme="minorHAnsi" w:cstheme="minorBidi"/>
              <w:noProof/>
              <w:sz w:val="22"/>
              <w:szCs w:val="22"/>
            </w:rPr>
          </w:pPr>
          <w:del w:id="147" w:author="Kushal" w:date="2014-02-01T09:22:00Z">
            <w:r w:rsidRPr="00174FF9" w:rsidDel="00174FF9">
              <w:rPr>
                <w:noProof/>
                <w:rPrChange w:id="148" w:author="Kushal" w:date="2014-02-01T09:22:00Z">
                  <w:rPr>
                    <w:rStyle w:val="Hyperlink"/>
                    <w:noProof/>
                  </w:rPr>
                </w:rPrChange>
              </w:rPr>
              <w:delText>1.5</w:delText>
            </w:r>
            <w:r w:rsidDel="00174FF9">
              <w:rPr>
                <w:rFonts w:asciiTheme="minorHAnsi" w:eastAsiaTheme="minorEastAsia" w:hAnsiTheme="minorHAnsi" w:cstheme="minorBidi"/>
                <w:noProof/>
                <w:sz w:val="22"/>
                <w:szCs w:val="22"/>
              </w:rPr>
              <w:tab/>
            </w:r>
            <w:r w:rsidRPr="00174FF9" w:rsidDel="00174FF9">
              <w:rPr>
                <w:noProof/>
                <w:rPrChange w:id="149" w:author="Kushal" w:date="2014-02-01T09:22:00Z">
                  <w:rPr>
                    <w:rStyle w:val="Hyperlink"/>
                    <w:noProof/>
                  </w:rPr>
                </w:rPrChange>
              </w:rPr>
              <w:delText>Conclusion</w:delText>
            </w:r>
            <w:r w:rsidDel="00174FF9">
              <w:rPr>
                <w:noProof/>
                <w:webHidden/>
              </w:rPr>
              <w:tab/>
              <w:delText>14</w:delText>
            </w:r>
          </w:del>
        </w:p>
        <w:p w:rsidR="009E0994" w:rsidDel="00174FF9" w:rsidRDefault="009E0994">
          <w:pPr>
            <w:pStyle w:val="TOC1"/>
            <w:tabs>
              <w:tab w:val="right" w:leader="dot" w:pos="9217"/>
            </w:tabs>
            <w:rPr>
              <w:del w:id="150" w:author="Kushal" w:date="2014-02-01T09:22:00Z"/>
              <w:rFonts w:asciiTheme="minorHAnsi" w:eastAsiaTheme="minorEastAsia" w:hAnsiTheme="minorHAnsi" w:cstheme="minorBidi"/>
              <w:noProof/>
              <w:sz w:val="22"/>
              <w:szCs w:val="22"/>
            </w:rPr>
          </w:pPr>
          <w:del w:id="151" w:author="Kushal" w:date="2014-02-01T09:22:00Z">
            <w:r w:rsidRPr="00174FF9" w:rsidDel="00174FF9">
              <w:rPr>
                <w:b/>
                <w:noProof/>
                <w:rPrChange w:id="152" w:author="Kushal" w:date="2014-02-01T09:22:00Z">
                  <w:rPr>
                    <w:rStyle w:val="Hyperlink"/>
                    <w:b/>
                    <w:noProof/>
                  </w:rPr>
                </w:rPrChange>
              </w:rPr>
              <w:delText>Chapter 2: Design and Implementation of a System Call</w:delText>
            </w:r>
            <w:r w:rsidDel="00174FF9">
              <w:rPr>
                <w:noProof/>
                <w:webHidden/>
              </w:rPr>
              <w:tab/>
              <w:delText>16</w:delText>
            </w:r>
          </w:del>
        </w:p>
        <w:p w:rsidR="009E0994" w:rsidDel="00174FF9" w:rsidRDefault="009E0994">
          <w:pPr>
            <w:pStyle w:val="TOC2"/>
            <w:tabs>
              <w:tab w:val="left" w:pos="880"/>
              <w:tab w:val="right" w:leader="dot" w:pos="9217"/>
            </w:tabs>
            <w:rPr>
              <w:del w:id="153" w:author="Kushal" w:date="2014-02-01T09:22:00Z"/>
              <w:rFonts w:asciiTheme="minorHAnsi" w:eastAsiaTheme="minorEastAsia" w:hAnsiTheme="minorHAnsi" w:cstheme="minorBidi"/>
              <w:noProof/>
              <w:sz w:val="22"/>
              <w:szCs w:val="22"/>
            </w:rPr>
          </w:pPr>
          <w:del w:id="154" w:author="Kushal" w:date="2014-02-01T09:22:00Z">
            <w:r w:rsidRPr="00174FF9" w:rsidDel="00174FF9">
              <w:rPr>
                <w:noProof/>
                <w:rPrChange w:id="155" w:author="Kushal" w:date="2014-02-01T09:22:00Z">
                  <w:rPr>
                    <w:rStyle w:val="Hyperlink"/>
                    <w:noProof/>
                  </w:rPr>
                </w:rPrChange>
              </w:rPr>
              <w:delText>2.1</w:delText>
            </w:r>
            <w:r w:rsidDel="00174FF9">
              <w:rPr>
                <w:rFonts w:asciiTheme="minorHAnsi" w:eastAsiaTheme="minorEastAsia" w:hAnsiTheme="minorHAnsi" w:cstheme="minorBidi"/>
                <w:noProof/>
                <w:sz w:val="22"/>
                <w:szCs w:val="22"/>
              </w:rPr>
              <w:tab/>
            </w:r>
            <w:r w:rsidRPr="00174FF9" w:rsidDel="00174FF9">
              <w:rPr>
                <w:noProof/>
                <w:rPrChange w:id="156" w:author="Kushal" w:date="2014-02-01T09:22:00Z">
                  <w:rPr>
                    <w:rStyle w:val="Hyperlink"/>
                    <w:noProof/>
                  </w:rPr>
                </w:rPrChange>
              </w:rPr>
              <w:delText>Introduction</w:delText>
            </w:r>
            <w:r w:rsidDel="00174FF9">
              <w:rPr>
                <w:noProof/>
                <w:webHidden/>
              </w:rPr>
              <w:tab/>
              <w:delText>16</w:delText>
            </w:r>
          </w:del>
        </w:p>
        <w:p w:rsidR="009E0994" w:rsidDel="00174FF9" w:rsidRDefault="009E0994">
          <w:pPr>
            <w:pStyle w:val="TOC2"/>
            <w:tabs>
              <w:tab w:val="left" w:pos="880"/>
              <w:tab w:val="right" w:leader="dot" w:pos="9217"/>
            </w:tabs>
            <w:rPr>
              <w:del w:id="157" w:author="Kushal" w:date="2014-02-01T09:22:00Z"/>
              <w:rFonts w:asciiTheme="minorHAnsi" w:eastAsiaTheme="minorEastAsia" w:hAnsiTheme="minorHAnsi" w:cstheme="minorBidi"/>
              <w:noProof/>
              <w:sz w:val="22"/>
              <w:szCs w:val="22"/>
            </w:rPr>
          </w:pPr>
          <w:del w:id="158" w:author="Kushal" w:date="2014-02-01T09:22:00Z">
            <w:r w:rsidRPr="00174FF9" w:rsidDel="00174FF9">
              <w:rPr>
                <w:noProof/>
                <w:rPrChange w:id="159" w:author="Kushal" w:date="2014-02-01T09:22:00Z">
                  <w:rPr>
                    <w:rStyle w:val="Hyperlink"/>
                    <w:noProof/>
                  </w:rPr>
                </w:rPrChange>
              </w:rPr>
              <w:delText>2.2</w:delText>
            </w:r>
            <w:r w:rsidDel="00174FF9">
              <w:rPr>
                <w:rFonts w:asciiTheme="minorHAnsi" w:eastAsiaTheme="minorEastAsia" w:hAnsiTheme="minorHAnsi" w:cstheme="minorBidi"/>
                <w:noProof/>
                <w:sz w:val="22"/>
                <w:szCs w:val="22"/>
              </w:rPr>
              <w:tab/>
            </w:r>
            <w:r w:rsidRPr="00174FF9" w:rsidDel="00174FF9">
              <w:rPr>
                <w:noProof/>
                <w:rPrChange w:id="160" w:author="Kushal" w:date="2014-02-01T09:22:00Z">
                  <w:rPr>
                    <w:rStyle w:val="Hyperlink"/>
                    <w:noProof/>
                  </w:rPr>
                </w:rPrChange>
              </w:rPr>
              <w:delText>System Call Design</w:delText>
            </w:r>
            <w:r w:rsidDel="00174FF9">
              <w:rPr>
                <w:noProof/>
                <w:webHidden/>
              </w:rPr>
              <w:tab/>
              <w:delText>16</w:delText>
            </w:r>
          </w:del>
        </w:p>
        <w:p w:rsidR="009E0994" w:rsidDel="00174FF9" w:rsidRDefault="009E0994">
          <w:pPr>
            <w:pStyle w:val="TOC2"/>
            <w:tabs>
              <w:tab w:val="left" w:pos="880"/>
              <w:tab w:val="right" w:leader="dot" w:pos="9217"/>
            </w:tabs>
            <w:rPr>
              <w:del w:id="161" w:author="Kushal" w:date="2014-02-01T09:22:00Z"/>
              <w:rFonts w:asciiTheme="minorHAnsi" w:eastAsiaTheme="minorEastAsia" w:hAnsiTheme="minorHAnsi" w:cstheme="minorBidi"/>
              <w:noProof/>
              <w:sz w:val="22"/>
              <w:szCs w:val="22"/>
            </w:rPr>
          </w:pPr>
          <w:del w:id="162" w:author="Kushal" w:date="2014-02-01T09:22:00Z">
            <w:r w:rsidRPr="00174FF9" w:rsidDel="00174FF9">
              <w:rPr>
                <w:noProof/>
                <w:rPrChange w:id="163" w:author="Kushal" w:date="2014-02-01T09:22:00Z">
                  <w:rPr>
                    <w:rStyle w:val="Hyperlink"/>
                    <w:noProof/>
                  </w:rPr>
                </w:rPrChange>
              </w:rPr>
              <w:delText>2.3</w:delText>
            </w:r>
            <w:r w:rsidDel="00174FF9">
              <w:rPr>
                <w:rFonts w:asciiTheme="minorHAnsi" w:eastAsiaTheme="minorEastAsia" w:hAnsiTheme="minorHAnsi" w:cstheme="minorBidi"/>
                <w:noProof/>
                <w:sz w:val="22"/>
                <w:szCs w:val="22"/>
              </w:rPr>
              <w:tab/>
            </w:r>
            <w:r w:rsidRPr="00174FF9" w:rsidDel="00174FF9">
              <w:rPr>
                <w:noProof/>
                <w:rPrChange w:id="164" w:author="Kushal" w:date="2014-02-01T09:22:00Z">
                  <w:rPr>
                    <w:rStyle w:val="Hyperlink"/>
                    <w:noProof/>
                  </w:rPr>
                </w:rPrChange>
              </w:rPr>
              <w:delText>Algorithm Flowchart</w:delText>
            </w:r>
            <w:r w:rsidDel="00174FF9">
              <w:rPr>
                <w:noProof/>
                <w:webHidden/>
              </w:rPr>
              <w:tab/>
              <w:delText>17</w:delText>
            </w:r>
          </w:del>
        </w:p>
        <w:p w:rsidR="009E0994" w:rsidDel="00174FF9" w:rsidRDefault="009E0994">
          <w:pPr>
            <w:pStyle w:val="TOC2"/>
            <w:tabs>
              <w:tab w:val="left" w:pos="880"/>
              <w:tab w:val="right" w:leader="dot" w:pos="9217"/>
            </w:tabs>
            <w:rPr>
              <w:del w:id="165" w:author="Kushal" w:date="2014-02-01T09:22:00Z"/>
              <w:rFonts w:asciiTheme="minorHAnsi" w:eastAsiaTheme="minorEastAsia" w:hAnsiTheme="minorHAnsi" w:cstheme="minorBidi"/>
              <w:noProof/>
              <w:sz w:val="22"/>
              <w:szCs w:val="22"/>
            </w:rPr>
          </w:pPr>
          <w:del w:id="166" w:author="Kushal" w:date="2014-02-01T09:22:00Z">
            <w:r w:rsidRPr="00174FF9" w:rsidDel="00174FF9">
              <w:rPr>
                <w:noProof/>
                <w:rPrChange w:id="167" w:author="Kushal" w:date="2014-02-01T09:22:00Z">
                  <w:rPr>
                    <w:rStyle w:val="Hyperlink"/>
                    <w:noProof/>
                  </w:rPr>
                </w:rPrChange>
              </w:rPr>
              <w:delText>2.4</w:delText>
            </w:r>
            <w:r w:rsidDel="00174FF9">
              <w:rPr>
                <w:rFonts w:asciiTheme="minorHAnsi" w:eastAsiaTheme="minorEastAsia" w:hAnsiTheme="minorHAnsi" w:cstheme="minorBidi"/>
                <w:noProof/>
                <w:sz w:val="22"/>
                <w:szCs w:val="22"/>
              </w:rPr>
              <w:tab/>
            </w:r>
            <w:r w:rsidRPr="00174FF9" w:rsidDel="00174FF9">
              <w:rPr>
                <w:noProof/>
                <w:rPrChange w:id="168" w:author="Kushal" w:date="2014-02-01T09:22:00Z">
                  <w:rPr>
                    <w:rStyle w:val="Hyperlink"/>
                    <w:noProof/>
                  </w:rPr>
                </w:rPrChange>
              </w:rPr>
              <w:delText>Algorithm Steps</w:delText>
            </w:r>
            <w:r w:rsidDel="00174FF9">
              <w:rPr>
                <w:noProof/>
                <w:webHidden/>
              </w:rPr>
              <w:tab/>
              <w:delText>18</w:delText>
            </w:r>
          </w:del>
        </w:p>
        <w:p w:rsidR="009E0994" w:rsidDel="00174FF9" w:rsidRDefault="009E0994">
          <w:pPr>
            <w:pStyle w:val="TOC2"/>
            <w:tabs>
              <w:tab w:val="left" w:pos="880"/>
              <w:tab w:val="right" w:leader="dot" w:pos="9217"/>
            </w:tabs>
            <w:rPr>
              <w:del w:id="169" w:author="Kushal" w:date="2014-02-01T09:22:00Z"/>
              <w:rFonts w:asciiTheme="minorHAnsi" w:eastAsiaTheme="minorEastAsia" w:hAnsiTheme="minorHAnsi" w:cstheme="minorBidi"/>
              <w:noProof/>
              <w:sz w:val="22"/>
              <w:szCs w:val="22"/>
            </w:rPr>
          </w:pPr>
          <w:del w:id="170" w:author="Kushal" w:date="2014-02-01T09:22:00Z">
            <w:r w:rsidRPr="00174FF9" w:rsidDel="00174FF9">
              <w:rPr>
                <w:noProof/>
                <w:rPrChange w:id="171" w:author="Kushal" w:date="2014-02-01T09:22:00Z">
                  <w:rPr>
                    <w:rStyle w:val="Hyperlink"/>
                    <w:noProof/>
                  </w:rPr>
                </w:rPrChange>
              </w:rPr>
              <w:delText>2.5</w:delText>
            </w:r>
            <w:r w:rsidDel="00174FF9">
              <w:rPr>
                <w:rFonts w:asciiTheme="minorHAnsi" w:eastAsiaTheme="minorEastAsia" w:hAnsiTheme="minorHAnsi" w:cstheme="minorBidi"/>
                <w:noProof/>
                <w:sz w:val="22"/>
                <w:szCs w:val="22"/>
              </w:rPr>
              <w:tab/>
            </w:r>
            <w:r w:rsidRPr="00174FF9" w:rsidDel="00174FF9">
              <w:rPr>
                <w:noProof/>
                <w:rPrChange w:id="172" w:author="Kushal" w:date="2014-02-01T09:22:00Z">
                  <w:rPr>
                    <w:rStyle w:val="Hyperlink"/>
                    <w:noProof/>
                  </w:rPr>
                </w:rPrChange>
              </w:rPr>
              <w:delText>Implementation of sys_pgfltstat system call</w:delText>
            </w:r>
            <w:r w:rsidDel="00174FF9">
              <w:rPr>
                <w:noProof/>
                <w:webHidden/>
              </w:rPr>
              <w:tab/>
              <w:delText>18</w:delText>
            </w:r>
          </w:del>
        </w:p>
        <w:p w:rsidR="009E0994" w:rsidDel="00174FF9" w:rsidRDefault="009E0994">
          <w:pPr>
            <w:pStyle w:val="TOC2"/>
            <w:tabs>
              <w:tab w:val="left" w:pos="880"/>
              <w:tab w:val="right" w:leader="dot" w:pos="9217"/>
            </w:tabs>
            <w:rPr>
              <w:del w:id="173" w:author="Kushal" w:date="2014-02-01T09:22:00Z"/>
              <w:rFonts w:asciiTheme="minorHAnsi" w:eastAsiaTheme="minorEastAsia" w:hAnsiTheme="minorHAnsi" w:cstheme="minorBidi"/>
              <w:noProof/>
              <w:sz w:val="22"/>
              <w:szCs w:val="22"/>
            </w:rPr>
          </w:pPr>
          <w:del w:id="174" w:author="Kushal" w:date="2014-02-01T09:22:00Z">
            <w:r w:rsidRPr="00174FF9" w:rsidDel="00174FF9">
              <w:rPr>
                <w:noProof/>
                <w:rPrChange w:id="175" w:author="Kushal" w:date="2014-02-01T09:22:00Z">
                  <w:rPr>
                    <w:rStyle w:val="Hyperlink"/>
                    <w:noProof/>
                  </w:rPr>
                </w:rPrChange>
              </w:rPr>
              <w:delText>2.6</w:delText>
            </w:r>
            <w:r w:rsidDel="00174FF9">
              <w:rPr>
                <w:rFonts w:asciiTheme="minorHAnsi" w:eastAsiaTheme="minorEastAsia" w:hAnsiTheme="minorHAnsi" w:cstheme="minorBidi"/>
                <w:noProof/>
                <w:sz w:val="22"/>
                <w:szCs w:val="22"/>
              </w:rPr>
              <w:tab/>
            </w:r>
            <w:r w:rsidRPr="00174FF9" w:rsidDel="00174FF9">
              <w:rPr>
                <w:noProof/>
                <w:rPrChange w:id="176" w:author="Kushal" w:date="2014-02-01T09:22:00Z">
                  <w:rPr>
                    <w:rStyle w:val="Hyperlink"/>
                    <w:noProof/>
                  </w:rPr>
                </w:rPrChange>
              </w:rPr>
              <w:delText>Code</w:delText>
            </w:r>
            <w:r w:rsidDel="00174FF9">
              <w:rPr>
                <w:noProof/>
                <w:webHidden/>
              </w:rPr>
              <w:tab/>
              <w:delText>20</w:delText>
            </w:r>
          </w:del>
        </w:p>
        <w:p w:rsidR="009E0994" w:rsidDel="00174FF9" w:rsidRDefault="009E0994">
          <w:pPr>
            <w:pStyle w:val="TOC2"/>
            <w:tabs>
              <w:tab w:val="left" w:pos="880"/>
              <w:tab w:val="right" w:leader="dot" w:pos="9217"/>
            </w:tabs>
            <w:rPr>
              <w:del w:id="177" w:author="Kushal" w:date="2014-02-01T09:22:00Z"/>
              <w:rFonts w:asciiTheme="minorHAnsi" w:eastAsiaTheme="minorEastAsia" w:hAnsiTheme="minorHAnsi" w:cstheme="minorBidi"/>
              <w:noProof/>
              <w:sz w:val="22"/>
              <w:szCs w:val="22"/>
            </w:rPr>
          </w:pPr>
          <w:del w:id="178" w:author="Kushal" w:date="2014-02-01T09:22:00Z">
            <w:r w:rsidRPr="00174FF9" w:rsidDel="00174FF9">
              <w:rPr>
                <w:noProof/>
                <w:rPrChange w:id="179" w:author="Kushal" w:date="2014-02-01T09:22:00Z">
                  <w:rPr>
                    <w:rStyle w:val="Hyperlink"/>
                    <w:noProof/>
                  </w:rPr>
                </w:rPrChange>
              </w:rPr>
              <w:delText>2.7</w:delText>
            </w:r>
            <w:r w:rsidDel="00174FF9">
              <w:rPr>
                <w:rFonts w:asciiTheme="minorHAnsi" w:eastAsiaTheme="minorEastAsia" w:hAnsiTheme="minorHAnsi" w:cstheme="minorBidi"/>
                <w:noProof/>
                <w:sz w:val="22"/>
                <w:szCs w:val="22"/>
              </w:rPr>
              <w:tab/>
            </w:r>
            <w:r w:rsidRPr="00174FF9" w:rsidDel="00174FF9">
              <w:rPr>
                <w:noProof/>
                <w:rPrChange w:id="180" w:author="Kushal" w:date="2014-02-01T09:22:00Z">
                  <w:rPr>
                    <w:rStyle w:val="Hyperlink"/>
                    <w:noProof/>
                  </w:rPr>
                </w:rPrChange>
              </w:rPr>
              <w:delText>Test program</w:delText>
            </w:r>
            <w:r w:rsidDel="00174FF9">
              <w:rPr>
                <w:noProof/>
                <w:webHidden/>
              </w:rPr>
              <w:tab/>
              <w:delText>22</w:delText>
            </w:r>
          </w:del>
        </w:p>
        <w:p w:rsidR="009E0994" w:rsidDel="00174FF9" w:rsidRDefault="009E0994">
          <w:pPr>
            <w:pStyle w:val="TOC2"/>
            <w:tabs>
              <w:tab w:val="left" w:pos="880"/>
              <w:tab w:val="right" w:leader="dot" w:pos="9217"/>
            </w:tabs>
            <w:rPr>
              <w:del w:id="181" w:author="Kushal" w:date="2014-02-01T09:22:00Z"/>
              <w:rFonts w:asciiTheme="minorHAnsi" w:eastAsiaTheme="minorEastAsia" w:hAnsiTheme="minorHAnsi" w:cstheme="minorBidi"/>
              <w:noProof/>
              <w:sz w:val="22"/>
              <w:szCs w:val="22"/>
            </w:rPr>
          </w:pPr>
          <w:del w:id="182" w:author="Kushal" w:date="2014-02-01T09:22:00Z">
            <w:r w:rsidRPr="00174FF9" w:rsidDel="00174FF9">
              <w:rPr>
                <w:noProof/>
                <w:rPrChange w:id="183" w:author="Kushal" w:date="2014-02-01T09:22:00Z">
                  <w:rPr>
                    <w:rStyle w:val="Hyperlink"/>
                    <w:noProof/>
                  </w:rPr>
                </w:rPrChange>
              </w:rPr>
              <w:delText>2.8</w:delText>
            </w:r>
            <w:r w:rsidDel="00174FF9">
              <w:rPr>
                <w:rFonts w:asciiTheme="minorHAnsi" w:eastAsiaTheme="minorEastAsia" w:hAnsiTheme="minorHAnsi" w:cstheme="minorBidi"/>
                <w:noProof/>
                <w:sz w:val="22"/>
                <w:szCs w:val="22"/>
              </w:rPr>
              <w:tab/>
            </w:r>
            <w:r w:rsidRPr="00174FF9" w:rsidDel="00174FF9">
              <w:rPr>
                <w:noProof/>
                <w:rPrChange w:id="184" w:author="Kushal" w:date="2014-02-01T09:22:00Z">
                  <w:rPr>
                    <w:rStyle w:val="Hyperlink"/>
                    <w:noProof/>
                  </w:rPr>
                </w:rPrChange>
              </w:rPr>
              <w:delText>Results and Analysis</w:delText>
            </w:r>
            <w:r w:rsidDel="00174FF9">
              <w:rPr>
                <w:noProof/>
                <w:webHidden/>
              </w:rPr>
              <w:tab/>
              <w:delText>23</w:delText>
            </w:r>
          </w:del>
        </w:p>
        <w:p w:rsidR="009E0994" w:rsidDel="00174FF9" w:rsidRDefault="009E0994">
          <w:pPr>
            <w:pStyle w:val="TOC1"/>
            <w:tabs>
              <w:tab w:val="right" w:leader="dot" w:pos="9217"/>
            </w:tabs>
            <w:rPr>
              <w:del w:id="185" w:author="Kushal" w:date="2014-02-01T09:22:00Z"/>
              <w:rFonts w:asciiTheme="minorHAnsi" w:eastAsiaTheme="minorEastAsia" w:hAnsiTheme="minorHAnsi" w:cstheme="minorBidi"/>
              <w:noProof/>
              <w:sz w:val="22"/>
              <w:szCs w:val="22"/>
            </w:rPr>
          </w:pPr>
          <w:del w:id="186" w:author="Kushal" w:date="2014-02-01T09:22:00Z">
            <w:r w:rsidRPr="00174FF9" w:rsidDel="00174FF9">
              <w:rPr>
                <w:b/>
                <w:noProof/>
                <w:rPrChange w:id="187" w:author="Kushal" w:date="2014-02-01T09:22:00Z">
                  <w:rPr>
                    <w:rStyle w:val="Hyperlink"/>
                    <w:b/>
                    <w:noProof/>
                  </w:rPr>
                </w:rPrChange>
              </w:rPr>
              <w:delText>Calculating page fault rate using system call</w:delText>
            </w:r>
            <w:r w:rsidDel="00174FF9">
              <w:rPr>
                <w:noProof/>
                <w:webHidden/>
              </w:rPr>
              <w:tab/>
              <w:delText>25</w:delText>
            </w:r>
          </w:del>
        </w:p>
        <w:p w:rsidR="009E0994" w:rsidDel="00174FF9" w:rsidRDefault="009E0994">
          <w:pPr>
            <w:pStyle w:val="TOC2"/>
            <w:tabs>
              <w:tab w:val="left" w:pos="880"/>
              <w:tab w:val="right" w:leader="dot" w:pos="9217"/>
            </w:tabs>
            <w:rPr>
              <w:del w:id="188" w:author="Kushal" w:date="2014-02-01T09:22:00Z"/>
              <w:rFonts w:asciiTheme="minorHAnsi" w:eastAsiaTheme="minorEastAsia" w:hAnsiTheme="minorHAnsi" w:cstheme="minorBidi"/>
              <w:noProof/>
              <w:sz w:val="22"/>
              <w:szCs w:val="22"/>
            </w:rPr>
          </w:pPr>
          <w:del w:id="189" w:author="Kushal" w:date="2014-02-01T09:22:00Z">
            <w:r w:rsidRPr="00174FF9" w:rsidDel="00174FF9">
              <w:rPr>
                <w:noProof/>
                <w:rPrChange w:id="190" w:author="Kushal" w:date="2014-02-01T09:22:00Z">
                  <w:rPr>
                    <w:rStyle w:val="Hyperlink"/>
                    <w:noProof/>
                  </w:rPr>
                </w:rPrChange>
              </w:rPr>
              <w:delText>3.1</w:delText>
            </w:r>
            <w:r w:rsidDel="00174FF9">
              <w:rPr>
                <w:rFonts w:asciiTheme="minorHAnsi" w:eastAsiaTheme="minorEastAsia" w:hAnsiTheme="minorHAnsi" w:cstheme="minorBidi"/>
                <w:noProof/>
                <w:sz w:val="22"/>
                <w:szCs w:val="22"/>
              </w:rPr>
              <w:tab/>
            </w:r>
            <w:r w:rsidRPr="00174FF9" w:rsidDel="00174FF9">
              <w:rPr>
                <w:noProof/>
                <w:rPrChange w:id="191" w:author="Kushal" w:date="2014-02-01T09:22:00Z">
                  <w:rPr>
                    <w:rStyle w:val="Hyperlink"/>
                    <w:noProof/>
                  </w:rPr>
                </w:rPrChange>
              </w:rPr>
              <w:delText>File operation and Virtual memory Usage Application</w:delText>
            </w:r>
            <w:r w:rsidDel="00174FF9">
              <w:rPr>
                <w:noProof/>
                <w:webHidden/>
              </w:rPr>
              <w:tab/>
              <w:delText>25</w:delText>
            </w:r>
          </w:del>
        </w:p>
        <w:p w:rsidR="009E0994" w:rsidDel="00174FF9" w:rsidRDefault="009E0994">
          <w:pPr>
            <w:pStyle w:val="TOC2"/>
            <w:tabs>
              <w:tab w:val="left" w:pos="880"/>
              <w:tab w:val="right" w:leader="dot" w:pos="9217"/>
            </w:tabs>
            <w:rPr>
              <w:del w:id="192" w:author="Kushal" w:date="2014-02-01T09:22:00Z"/>
              <w:rFonts w:asciiTheme="minorHAnsi" w:eastAsiaTheme="minorEastAsia" w:hAnsiTheme="minorHAnsi" w:cstheme="minorBidi"/>
              <w:noProof/>
              <w:sz w:val="22"/>
              <w:szCs w:val="22"/>
            </w:rPr>
          </w:pPr>
          <w:del w:id="193" w:author="Kushal" w:date="2014-02-01T09:22:00Z">
            <w:r w:rsidRPr="00174FF9" w:rsidDel="00174FF9">
              <w:rPr>
                <w:noProof/>
                <w:rPrChange w:id="194" w:author="Kushal" w:date="2014-02-01T09:22:00Z">
                  <w:rPr>
                    <w:rStyle w:val="Hyperlink"/>
                    <w:noProof/>
                  </w:rPr>
                </w:rPrChange>
              </w:rPr>
              <w:delText>3.2</w:delText>
            </w:r>
            <w:r w:rsidDel="00174FF9">
              <w:rPr>
                <w:rFonts w:asciiTheme="minorHAnsi" w:eastAsiaTheme="minorEastAsia" w:hAnsiTheme="minorHAnsi" w:cstheme="minorBidi"/>
                <w:noProof/>
                <w:sz w:val="22"/>
                <w:szCs w:val="22"/>
              </w:rPr>
              <w:tab/>
            </w:r>
            <w:r w:rsidRPr="00174FF9" w:rsidDel="00174FF9">
              <w:rPr>
                <w:noProof/>
                <w:rPrChange w:id="195" w:author="Kushal" w:date="2014-02-01T09:22:00Z">
                  <w:rPr>
                    <w:rStyle w:val="Hyperlink"/>
                    <w:noProof/>
                  </w:rPr>
                </w:rPrChange>
              </w:rPr>
              <w:delText>Calculation of Page frames</w:delText>
            </w:r>
            <w:r w:rsidDel="00174FF9">
              <w:rPr>
                <w:noProof/>
                <w:webHidden/>
              </w:rPr>
              <w:tab/>
              <w:delText>31</w:delText>
            </w:r>
          </w:del>
        </w:p>
        <w:p w:rsidR="009E0994" w:rsidDel="00174FF9" w:rsidRDefault="009E0994">
          <w:pPr>
            <w:pStyle w:val="TOC2"/>
            <w:tabs>
              <w:tab w:val="left" w:pos="880"/>
              <w:tab w:val="right" w:leader="dot" w:pos="9217"/>
            </w:tabs>
            <w:rPr>
              <w:del w:id="196" w:author="Kushal" w:date="2014-02-01T09:22:00Z"/>
              <w:rFonts w:asciiTheme="minorHAnsi" w:eastAsiaTheme="minorEastAsia" w:hAnsiTheme="minorHAnsi" w:cstheme="minorBidi"/>
              <w:noProof/>
              <w:sz w:val="22"/>
              <w:szCs w:val="22"/>
            </w:rPr>
          </w:pPr>
          <w:del w:id="197" w:author="Kushal" w:date="2014-02-01T09:22:00Z">
            <w:r w:rsidRPr="00174FF9" w:rsidDel="00174FF9">
              <w:rPr>
                <w:noProof/>
                <w:rPrChange w:id="198" w:author="Kushal" w:date="2014-02-01T09:22:00Z">
                  <w:rPr>
                    <w:rStyle w:val="Hyperlink"/>
                    <w:noProof/>
                  </w:rPr>
                </w:rPrChange>
              </w:rPr>
              <w:delText>3.3</w:delText>
            </w:r>
            <w:r w:rsidDel="00174FF9">
              <w:rPr>
                <w:rFonts w:asciiTheme="minorHAnsi" w:eastAsiaTheme="minorEastAsia" w:hAnsiTheme="minorHAnsi" w:cstheme="minorBidi"/>
                <w:noProof/>
                <w:sz w:val="22"/>
                <w:szCs w:val="22"/>
              </w:rPr>
              <w:tab/>
            </w:r>
            <w:r w:rsidRPr="00174FF9" w:rsidDel="00174FF9">
              <w:rPr>
                <w:noProof/>
                <w:rPrChange w:id="199" w:author="Kushal" w:date="2014-02-01T09:22:00Z">
                  <w:rPr>
                    <w:rStyle w:val="Hyperlink"/>
                    <w:noProof/>
                  </w:rPr>
                </w:rPrChange>
              </w:rPr>
              <w:delText>Graphical representation and analysis</w:delText>
            </w:r>
            <w:r w:rsidDel="00174FF9">
              <w:rPr>
                <w:noProof/>
                <w:webHidden/>
              </w:rPr>
              <w:tab/>
              <w:delText>32</w:delText>
            </w:r>
          </w:del>
        </w:p>
        <w:p w:rsidR="009E0994" w:rsidDel="00174FF9" w:rsidRDefault="009E0994">
          <w:pPr>
            <w:pStyle w:val="TOC1"/>
            <w:tabs>
              <w:tab w:val="right" w:leader="dot" w:pos="9217"/>
            </w:tabs>
            <w:rPr>
              <w:del w:id="200" w:author="Kushal" w:date="2014-02-01T09:22:00Z"/>
              <w:rFonts w:asciiTheme="minorHAnsi" w:eastAsiaTheme="minorEastAsia" w:hAnsiTheme="minorHAnsi" w:cstheme="minorBidi"/>
              <w:noProof/>
              <w:sz w:val="22"/>
              <w:szCs w:val="22"/>
            </w:rPr>
          </w:pPr>
          <w:del w:id="201" w:author="Kushal" w:date="2014-02-01T09:22:00Z">
            <w:r w:rsidRPr="00174FF9" w:rsidDel="00174FF9">
              <w:rPr>
                <w:b/>
                <w:noProof/>
                <w:rPrChange w:id="202" w:author="Kushal" w:date="2014-02-01T09:22:00Z">
                  <w:rPr>
                    <w:rStyle w:val="Hyperlink"/>
                    <w:b/>
                    <w:noProof/>
                  </w:rPr>
                </w:rPrChange>
              </w:rPr>
              <w:delText>References</w:delText>
            </w:r>
            <w:r w:rsidDel="00174FF9">
              <w:rPr>
                <w:noProof/>
                <w:webHidden/>
              </w:rPr>
              <w:tab/>
              <w:delText>37</w:delText>
            </w:r>
          </w:del>
        </w:p>
        <w:p w:rsidR="002C25B9" w:rsidRDefault="002C25B9">
          <w:r>
            <w:rPr>
              <w:b/>
              <w:bCs/>
              <w:noProof/>
            </w:rPr>
            <w:fldChar w:fldCharType="end"/>
          </w:r>
        </w:p>
      </w:sdtContent>
    </w:sdt>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Default="007D40CC" w:rsidP="007D40CC">
      <w:pPr>
        <w:rPr>
          <w:b/>
        </w:rPr>
        <w:sectPr w:rsidR="007D40CC" w:rsidSect="00435573">
          <w:pgSz w:w="11909" w:h="16834" w:code="9"/>
          <w:pgMar w:top="1152" w:right="1152" w:bottom="1152" w:left="1530" w:header="720" w:footer="432" w:gutter="0"/>
          <w:pgNumType w:fmt="lowerRoman"/>
          <w:cols w:space="720"/>
          <w:titlePg/>
          <w:docGrid w:linePitch="360"/>
        </w:sectPr>
      </w:pPr>
      <w:bookmarkStart w:id="203" w:name="_Toc185910105"/>
    </w:p>
    <w:p w:rsidR="007D40CC" w:rsidRPr="007449A5" w:rsidRDefault="007D40CC" w:rsidP="007D40CC">
      <w:pPr>
        <w:pStyle w:val="Heading1"/>
        <w:jc w:val="right"/>
        <w:rPr>
          <w:sz w:val="28"/>
        </w:rPr>
      </w:pPr>
      <w:bookmarkStart w:id="204" w:name="_Toc294516780"/>
      <w:bookmarkStart w:id="205" w:name="_Toc379011143"/>
      <w:bookmarkEnd w:id="203"/>
      <w:r w:rsidRPr="007449A5">
        <w:rPr>
          <w:sz w:val="28"/>
        </w:rPr>
        <w:lastRenderedPageBreak/>
        <w:t>List of Tables</w:t>
      </w:r>
      <w:bookmarkEnd w:id="204"/>
      <w:bookmarkEnd w:id="205"/>
    </w:p>
    <w:p w:rsidR="007D40CC" w:rsidRPr="001A326E" w:rsidRDefault="007D40CC" w:rsidP="007D40CC">
      <w:pPr>
        <w:jc w:val="right"/>
        <w:rPr>
          <w:b/>
        </w:rPr>
      </w:pPr>
      <w:r>
        <w:rPr>
          <w:b/>
        </w:rPr>
        <w:t>____________________________________________________________________________</w:t>
      </w:r>
    </w:p>
    <w:p w:rsidR="007D40CC" w:rsidRDefault="007D40CC" w:rsidP="007D40CC"/>
    <w:p w:rsidR="002C25B9" w:rsidRDefault="002C25B9" w:rsidP="007D40CC"/>
    <w:p w:rsidR="002C25B9" w:rsidRDefault="002C25B9" w:rsidP="007D40CC"/>
    <w:p w:rsidR="007D40CC"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Pr>
        <w:rPr>
          <w:b/>
          <w:bCs/>
          <w:u w:val="single"/>
        </w:rPr>
      </w:pPr>
    </w:p>
    <w:p w:rsidR="007D40CC" w:rsidRPr="003A2C46" w:rsidRDefault="007D40CC" w:rsidP="007D40CC">
      <w:pPr>
        <w:rPr>
          <w:b/>
          <w:bCs/>
          <w:u w:val="single"/>
        </w:rPr>
      </w:pPr>
      <w:r w:rsidRPr="003A2C46">
        <w:rPr>
          <w:b/>
          <w:bCs/>
          <w:u w:val="single"/>
        </w:rPr>
        <w:t xml:space="preserve">                                                                               </w:t>
      </w:r>
    </w:p>
    <w:p w:rsidR="007D40CC" w:rsidRPr="003A2C46" w:rsidRDefault="007D40CC" w:rsidP="007D40CC">
      <w:pPr>
        <w:rPr>
          <w:b/>
          <w:bCs/>
          <w:u w:val="single"/>
        </w:rPr>
      </w:pPr>
    </w:p>
    <w:p w:rsidR="007D40CC" w:rsidRPr="003A2C46" w:rsidRDefault="007D40CC" w:rsidP="007D40CC">
      <w:r w:rsidRPr="003A2C46">
        <w:rPr>
          <w:b/>
          <w:bCs/>
          <w:u w:val="single"/>
        </w:rPr>
        <w:t xml:space="preserve">                </w:t>
      </w:r>
    </w:p>
    <w:p w:rsidR="007D40CC" w:rsidRPr="003A2C46" w:rsidRDefault="007D40CC" w:rsidP="007D40CC"/>
    <w:p w:rsidR="007D40CC" w:rsidRDefault="007D40CC" w:rsidP="007D40CC">
      <w:pPr>
        <w:sectPr w:rsidR="007D40CC" w:rsidSect="00435573">
          <w:pgSz w:w="11909" w:h="16834" w:code="9"/>
          <w:pgMar w:top="1152" w:right="1152" w:bottom="1152" w:left="1530" w:header="720" w:footer="432" w:gutter="0"/>
          <w:pgNumType w:fmt="lowerRoman"/>
          <w:cols w:space="720"/>
          <w:titlePg/>
          <w:docGrid w:linePitch="360"/>
        </w:sectPr>
      </w:pPr>
      <w:r w:rsidRPr="003A2C46">
        <w:tab/>
      </w:r>
      <w:bookmarkStart w:id="206" w:name="_Toc185910106"/>
    </w:p>
    <w:p w:rsidR="007D40CC" w:rsidRPr="007449A5" w:rsidRDefault="007D40CC" w:rsidP="007D40CC">
      <w:pPr>
        <w:pStyle w:val="Heading1"/>
        <w:jc w:val="right"/>
        <w:rPr>
          <w:sz w:val="28"/>
        </w:rPr>
      </w:pPr>
      <w:bookmarkStart w:id="207" w:name="_Toc294516781"/>
      <w:bookmarkStart w:id="208" w:name="_Toc379011144"/>
      <w:r w:rsidRPr="007449A5">
        <w:rPr>
          <w:sz w:val="28"/>
        </w:rPr>
        <w:lastRenderedPageBreak/>
        <w:t>List of Figures</w:t>
      </w:r>
      <w:bookmarkEnd w:id="206"/>
      <w:bookmarkEnd w:id="207"/>
      <w:bookmarkEnd w:id="208"/>
    </w:p>
    <w:p w:rsidR="007D40CC" w:rsidRPr="003A2C46" w:rsidRDefault="007D40CC" w:rsidP="007D40CC">
      <w:r w:rsidRPr="003A2C46">
        <w:t>_________________________________________</w:t>
      </w:r>
      <w:r>
        <w:t>_____</w:t>
      </w:r>
      <w:r w:rsidRPr="003A2C46">
        <w:t>______________________________</w:t>
      </w:r>
    </w:p>
    <w:p w:rsidR="007D40CC" w:rsidRDefault="007D40CC" w:rsidP="007D40CC"/>
    <w:tbl>
      <w:tblPr>
        <w:tblW w:w="0" w:type="auto"/>
        <w:jc w:val="center"/>
        <w:tblLook w:val="04A0" w:firstRow="1" w:lastRow="0" w:firstColumn="1" w:lastColumn="0" w:noHBand="0" w:noVBand="1"/>
      </w:tblPr>
      <w:tblGrid>
        <w:gridCol w:w="1458"/>
        <w:gridCol w:w="6120"/>
        <w:gridCol w:w="896"/>
      </w:tblGrid>
      <w:tr w:rsidR="007D40CC" w:rsidTr="00435573">
        <w:trPr>
          <w:jc w:val="center"/>
        </w:trPr>
        <w:tc>
          <w:tcPr>
            <w:tcW w:w="1458" w:type="dxa"/>
          </w:tcPr>
          <w:p w:rsidR="007D40CC" w:rsidRPr="00FE2F09" w:rsidRDefault="007D40CC" w:rsidP="00435573">
            <w:pPr>
              <w:jc w:val="center"/>
              <w:rPr>
                <w:b/>
              </w:rPr>
            </w:pPr>
            <w:r>
              <w:rPr>
                <w:b/>
              </w:rPr>
              <w:t>Figure</w:t>
            </w:r>
            <w:r w:rsidRPr="00FE2F09">
              <w:rPr>
                <w:b/>
              </w:rPr>
              <w:t xml:space="preserve"> No.</w:t>
            </w:r>
          </w:p>
        </w:tc>
        <w:tc>
          <w:tcPr>
            <w:tcW w:w="6120" w:type="dxa"/>
          </w:tcPr>
          <w:p w:rsidR="007D40CC" w:rsidRPr="00FE2F09" w:rsidRDefault="007D40CC" w:rsidP="00435573">
            <w:pPr>
              <w:jc w:val="center"/>
              <w:rPr>
                <w:b/>
              </w:rPr>
            </w:pPr>
            <w:r w:rsidRPr="00FE2F09">
              <w:rPr>
                <w:b/>
              </w:rPr>
              <w:t xml:space="preserve">Title of the </w:t>
            </w:r>
            <w:r>
              <w:rPr>
                <w:b/>
              </w:rPr>
              <w:t>figure</w:t>
            </w:r>
          </w:p>
        </w:tc>
        <w:tc>
          <w:tcPr>
            <w:tcW w:w="810" w:type="dxa"/>
          </w:tcPr>
          <w:p w:rsidR="007D40CC" w:rsidRPr="00FE2F09" w:rsidRDefault="007D40CC" w:rsidP="00435573">
            <w:pPr>
              <w:jc w:val="center"/>
              <w:rPr>
                <w:b/>
              </w:rPr>
            </w:pPr>
            <w:r w:rsidRPr="00FE2F09">
              <w:rPr>
                <w:b/>
              </w:rPr>
              <w:t>Pg.No.</w:t>
            </w:r>
          </w:p>
        </w:tc>
      </w:tr>
      <w:tr w:rsidR="007D40CC" w:rsidTr="00435573">
        <w:trPr>
          <w:jc w:val="center"/>
        </w:trPr>
        <w:tc>
          <w:tcPr>
            <w:tcW w:w="1458" w:type="dxa"/>
          </w:tcPr>
          <w:p w:rsidR="007D40CC" w:rsidRDefault="007D40CC" w:rsidP="00435573">
            <w:pPr>
              <w:jc w:val="center"/>
            </w:pPr>
            <w:r>
              <w:t>Figure 1.1</w:t>
            </w:r>
          </w:p>
        </w:tc>
        <w:tc>
          <w:tcPr>
            <w:tcW w:w="6120" w:type="dxa"/>
          </w:tcPr>
          <w:p w:rsidR="007D40CC" w:rsidRDefault="007D40CC" w:rsidP="00435573">
            <w:r w:rsidRPr="003A2C46">
              <w:t xml:space="preserve">Title of the </w:t>
            </w:r>
            <w:r>
              <w:t>figure</w:t>
            </w:r>
            <w:r w:rsidRPr="003A2C46">
              <w:t xml:space="preserve">  </w:t>
            </w:r>
          </w:p>
        </w:tc>
        <w:tc>
          <w:tcPr>
            <w:tcW w:w="810" w:type="dxa"/>
          </w:tcPr>
          <w:p w:rsidR="007D40CC" w:rsidRDefault="007D40CC" w:rsidP="00435573">
            <w:pPr>
              <w:jc w:val="center"/>
            </w:pPr>
            <w:r w:rsidRPr="003A2C46">
              <w:t>1</w:t>
            </w:r>
            <w:r>
              <w:t>3</w:t>
            </w:r>
          </w:p>
        </w:tc>
      </w:tr>
      <w:tr w:rsidR="007D40CC" w:rsidTr="00435573">
        <w:trPr>
          <w:jc w:val="center"/>
        </w:trPr>
        <w:tc>
          <w:tcPr>
            <w:tcW w:w="1458" w:type="dxa"/>
          </w:tcPr>
          <w:p w:rsidR="007D40CC" w:rsidRDefault="007D40CC" w:rsidP="00435573">
            <w:pPr>
              <w:jc w:val="center"/>
            </w:pPr>
            <w:r>
              <w:t xml:space="preserve">Figure </w:t>
            </w:r>
            <w:r w:rsidRPr="003A2C46">
              <w:t>1.2</w:t>
            </w:r>
          </w:p>
        </w:tc>
        <w:tc>
          <w:tcPr>
            <w:tcW w:w="6120" w:type="dxa"/>
          </w:tcPr>
          <w:p w:rsidR="007D40CC" w:rsidRDefault="007D40CC" w:rsidP="00435573">
            <w:r w:rsidRPr="003A2C46">
              <w:t xml:space="preserve">Title of the </w:t>
            </w:r>
            <w:r>
              <w:t>figure</w:t>
            </w:r>
          </w:p>
        </w:tc>
        <w:tc>
          <w:tcPr>
            <w:tcW w:w="810" w:type="dxa"/>
          </w:tcPr>
          <w:p w:rsidR="007D40CC" w:rsidRDefault="007D40CC" w:rsidP="00435573">
            <w:pPr>
              <w:jc w:val="center"/>
            </w:pPr>
            <w:r w:rsidRPr="003A2C46">
              <w:t>1</w:t>
            </w:r>
            <w:r>
              <w:t>5</w:t>
            </w:r>
          </w:p>
        </w:tc>
      </w:tr>
      <w:tr w:rsidR="007D40CC" w:rsidTr="00435573">
        <w:trPr>
          <w:jc w:val="center"/>
        </w:trPr>
        <w:tc>
          <w:tcPr>
            <w:tcW w:w="1458" w:type="dxa"/>
          </w:tcPr>
          <w:p w:rsidR="007D40CC" w:rsidRDefault="007D40CC" w:rsidP="00435573">
            <w:pPr>
              <w:jc w:val="center"/>
            </w:pPr>
            <w:r>
              <w:t xml:space="preserve">Figure </w:t>
            </w:r>
            <w:r w:rsidRPr="003A2C46">
              <w:t>2.1</w:t>
            </w:r>
          </w:p>
        </w:tc>
        <w:tc>
          <w:tcPr>
            <w:tcW w:w="6120" w:type="dxa"/>
          </w:tcPr>
          <w:p w:rsidR="007D40CC" w:rsidRDefault="007D40CC" w:rsidP="00435573">
            <w:r w:rsidRPr="003A2C46">
              <w:t xml:space="preserve">Title of the </w:t>
            </w:r>
            <w:r>
              <w:t>figure</w:t>
            </w:r>
          </w:p>
        </w:tc>
        <w:tc>
          <w:tcPr>
            <w:tcW w:w="810" w:type="dxa"/>
          </w:tcPr>
          <w:p w:rsidR="007D40CC" w:rsidRDefault="007D40CC" w:rsidP="00435573">
            <w:pPr>
              <w:jc w:val="center"/>
            </w:pPr>
            <w:r w:rsidRPr="003A2C46">
              <w:t>1</w:t>
            </w:r>
            <w:r>
              <w:t>9</w:t>
            </w:r>
          </w:p>
        </w:tc>
      </w:tr>
      <w:tr w:rsidR="007D40CC" w:rsidTr="00435573">
        <w:trPr>
          <w:jc w:val="center"/>
        </w:trPr>
        <w:tc>
          <w:tcPr>
            <w:tcW w:w="1458" w:type="dxa"/>
          </w:tcPr>
          <w:p w:rsidR="007D40CC" w:rsidRDefault="007D40CC" w:rsidP="00435573"/>
        </w:tc>
        <w:tc>
          <w:tcPr>
            <w:tcW w:w="6120" w:type="dxa"/>
          </w:tcPr>
          <w:p w:rsidR="007D40CC" w:rsidRDefault="007D40CC" w:rsidP="00435573"/>
        </w:tc>
        <w:tc>
          <w:tcPr>
            <w:tcW w:w="810" w:type="dxa"/>
          </w:tcPr>
          <w:p w:rsidR="007D40CC" w:rsidRDefault="007D40CC" w:rsidP="00435573"/>
        </w:tc>
      </w:tr>
    </w:tbl>
    <w:p w:rsidR="007D40CC" w:rsidRDefault="007D40CC" w:rsidP="007D40CC"/>
    <w:p w:rsidR="007D40CC" w:rsidRPr="003A2C46" w:rsidRDefault="007D40CC" w:rsidP="007D40CC"/>
    <w:p w:rsidR="007D40CC" w:rsidRPr="003A2C46" w:rsidRDefault="007D40CC" w:rsidP="007D40CC"/>
    <w:p w:rsidR="007D40CC" w:rsidRPr="003A2C46" w:rsidRDefault="007D40CC" w:rsidP="007D40CC"/>
    <w:p w:rsidR="007D40CC" w:rsidRDefault="007D40CC" w:rsidP="007D40CC">
      <w:pPr>
        <w:jc w:val="center"/>
      </w:pPr>
      <w:r w:rsidRPr="003A2C46">
        <w:t xml:space="preserve">&lt; The Figure numbers have to be </w:t>
      </w:r>
      <w:r>
        <w:t>based on the chapter number</w:t>
      </w:r>
      <w:r w:rsidRPr="003A2C46">
        <w:t>&gt;</w:t>
      </w:r>
    </w:p>
    <w:p w:rsidR="007D40CC" w:rsidRPr="00FE2F09" w:rsidRDefault="007D40CC" w:rsidP="007D40CC">
      <w:pPr>
        <w:pStyle w:val="Heading1"/>
        <w:jc w:val="right"/>
        <w:rPr>
          <w:b/>
          <w:bCs/>
        </w:rPr>
      </w:pPr>
      <w:r>
        <w:br w:type="page"/>
      </w:r>
      <w:bookmarkStart w:id="209" w:name="_Toc294516782"/>
      <w:bookmarkStart w:id="210" w:name="_Toc379011145"/>
      <w:r w:rsidRPr="007449A5">
        <w:rPr>
          <w:sz w:val="28"/>
        </w:rPr>
        <w:lastRenderedPageBreak/>
        <w:t>List of Symbols</w:t>
      </w:r>
      <w:bookmarkEnd w:id="209"/>
      <w:bookmarkEnd w:id="210"/>
    </w:p>
    <w:p w:rsidR="007D40CC" w:rsidRPr="003A2C46" w:rsidRDefault="007D40CC" w:rsidP="007D40CC">
      <w:r>
        <w:t>____________________________________________________________________________</w:t>
      </w:r>
    </w:p>
    <w:p w:rsidR="007D40CC" w:rsidRDefault="007D40CC" w:rsidP="007D40CC"/>
    <w:p w:rsidR="007D40CC" w:rsidRDefault="007D40CC" w:rsidP="007D40CC"/>
    <w:tbl>
      <w:tblPr>
        <w:tblW w:w="0" w:type="auto"/>
        <w:jc w:val="center"/>
        <w:tblLook w:val="04A0" w:firstRow="1" w:lastRow="0" w:firstColumn="1" w:lastColumn="0" w:noHBand="0" w:noVBand="1"/>
      </w:tblPr>
      <w:tblGrid>
        <w:gridCol w:w="1458"/>
        <w:gridCol w:w="5503"/>
        <w:gridCol w:w="1427"/>
      </w:tblGrid>
      <w:tr w:rsidR="007D40CC" w:rsidTr="00435573">
        <w:trPr>
          <w:jc w:val="center"/>
        </w:trPr>
        <w:tc>
          <w:tcPr>
            <w:tcW w:w="1458" w:type="dxa"/>
          </w:tcPr>
          <w:p w:rsidR="007D40CC" w:rsidRPr="00933FF0" w:rsidRDefault="007D40CC" w:rsidP="00435573">
            <w:pPr>
              <w:jc w:val="center"/>
              <w:rPr>
                <w:b/>
              </w:rPr>
            </w:pPr>
          </w:p>
        </w:tc>
        <w:tc>
          <w:tcPr>
            <w:tcW w:w="5503" w:type="dxa"/>
          </w:tcPr>
          <w:p w:rsidR="007D40CC" w:rsidRPr="00933FF0" w:rsidRDefault="007D40CC" w:rsidP="00435573">
            <w:pPr>
              <w:jc w:val="center"/>
              <w:rPr>
                <w:b/>
              </w:rPr>
            </w:pPr>
          </w:p>
        </w:tc>
        <w:tc>
          <w:tcPr>
            <w:tcW w:w="1427" w:type="dxa"/>
          </w:tcPr>
          <w:p w:rsidR="007D40CC" w:rsidRPr="00933FF0" w:rsidRDefault="007D40CC" w:rsidP="00435573">
            <w:pPr>
              <w:jc w:val="center"/>
              <w:rPr>
                <w:b/>
              </w:rPr>
            </w:pPr>
          </w:p>
        </w:tc>
      </w:tr>
      <w:tr w:rsidR="007D40CC" w:rsidTr="00435573">
        <w:trPr>
          <w:jc w:val="center"/>
        </w:trPr>
        <w:tc>
          <w:tcPr>
            <w:tcW w:w="1458" w:type="dxa"/>
          </w:tcPr>
          <w:p w:rsidR="007D40CC" w:rsidRDefault="007D40CC" w:rsidP="00435573">
            <w:pPr>
              <w:jc w:val="center"/>
            </w:pPr>
          </w:p>
        </w:tc>
        <w:tc>
          <w:tcPr>
            <w:tcW w:w="5503" w:type="dxa"/>
          </w:tcPr>
          <w:p w:rsidR="007D40CC" w:rsidRDefault="007D40CC" w:rsidP="00435573"/>
        </w:tc>
        <w:tc>
          <w:tcPr>
            <w:tcW w:w="1427" w:type="dxa"/>
          </w:tcPr>
          <w:p w:rsidR="007D40CC" w:rsidRDefault="007D40CC" w:rsidP="00435573"/>
        </w:tc>
      </w:tr>
      <w:tr w:rsidR="007D40CC" w:rsidTr="00435573">
        <w:trPr>
          <w:jc w:val="center"/>
        </w:trPr>
        <w:tc>
          <w:tcPr>
            <w:tcW w:w="1458" w:type="dxa"/>
          </w:tcPr>
          <w:p w:rsidR="007D40CC" w:rsidRDefault="007D40CC" w:rsidP="00435573">
            <w:pPr>
              <w:jc w:val="center"/>
            </w:pPr>
          </w:p>
        </w:tc>
        <w:tc>
          <w:tcPr>
            <w:tcW w:w="5503" w:type="dxa"/>
          </w:tcPr>
          <w:p w:rsidR="007D40CC" w:rsidRDefault="007D40CC" w:rsidP="00435573"/>
        </w:tc>
        <w:tc>
          <w:tcPr>
            <w:tcW w:w="1427" w:type="dxa"/>
          </w:tcPr>
          <w:p w:rsidR="007D40CC" w:rsidRDefault="007D40CC" w:rsidP="00435573"/>
        </w:tc>
      </w:tr>
      <w:tr w:rsidR="007D40CC" w:rsidTr="00435573">
        <w:trPr>
          <w:jc w:val="center"/>
        </w:trPr>
        <w:tc>
          <w:tcPr>
            <w:tcW w:w="1458" w:type="dxa"/>
          </w:tcPr>
          <w:p w:rsidR="007D40CC" w:rsidRDefault="007D40CC" w:rsidP="00435573">
            <w:pPr>
              <w:jc w:val="center"/>
            </w:pPr>
          </w:p>
        </w:tc>
        <w:tc>
          <w:tcPr>
            <w:tcW w:w="5503" w:type="dxa"/>
          </w:tcPr>
          <w:p w:rsidR="007D40CC" w:rsidRDefault="007D40CC" w:rsidP="00435573"/>
        </w:tc>
        <w:tc>
          <w:tcPr>
            <w:tcW w:w="1427" w:type="dxa"/>
          </w:tcPr>
          <w:p w:rsidR="007D40CC" w:rsidRDefault="007D40CC" w:rsidP="00435573"/>
        </w:tc>
      </w:tr>
      <w:tr w:rsidR="007D40CC" w:rsidTr="00435573">
        <w:trPr>
          <w:jc w:val="center"/>
        </w:trPr>
        <w:tc>
          <w:tcPr>
            <w:tcW w:w="1458" w:type="dxa"/>
          </w:tcPr>
          <w:p w:rsidR="007D40CC" w:rsidRDefault="007D40CC" w:rsidP="00435573">
            <w:pPr>
              <w:jc w:val="center"/>
            </w:pPr>
          </w:p>
        </w:tc>
        <w:tc>
          <w:tcPr>
            <w:tcW w:w="5503" w:type="dxa"/>
          </w:tcPr>
          <w:p w:rsidR="007D40CC" w:rsidRDefault="007D40CC" w:rsidP="00435573"/>
        </w:tc>
        <w:tc>
          <w:tcPr>
            <w:tcW w:w="1427" w:type="dxa"/>
          </w:tcPr>
          <w:p w:rsidR="007D40CC" w:rsidRDefault="007D40CC" w:rsidP="00435573"/>
        </w:tc>
      </w:tr>
      <w:tr w:rsidR="007D40CC" w:rsidTr="00435573">
        <w:trPr>
          <w:jc w:val="center"/>
        </w:trPr>
        <w:tc>
          <w:tcPr>
            <w:tcW w:w="1458" w:type="dxa"/>
          </w:tcPr>
          <w:p w:rsidR="007D40CC" w:rsidRDefault="007D40CC" w:rsidP="00435573">
            <w:pPr>
              <w:jc w:val="center"/>
            </w:pPr>
          </w:p>
        </w:tc>
        <w:tc>
          <w:tcPr>
            <w:tcW w:w="5503" w:type="dxa"/>
          </w:tcPr>
          <w:p w:rsidR="007D40CC" w:rsidRDefault="007D40CC" w:rsidP="00435573"/>
        </w:tc>
        <w:tc>
          <w:tcPr>
            <w:tcW w:w="1427" w:type="dxa"/>
          </w:tcPr>
          <w:p w:rsidR="007D40CC" w:rsidRDefault="007D40CC" w:rsidP="00435573"/>
        </w:tc>
      </w:tr>
    </w:tbl>
    <w:p w:rsidR="007D40CC"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Pr>
        <w:jc w:val="center"/>
      </w:pPr>
    </w:p>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Default="007D40CC" w:rsidP="007D40CC">
      <w:pPr>
        <w:rPr>
          <w:u w:val="single"/>
        </w:rPr>
      </w:pPr>
      <w:r w:rsidRPr="003A2C46">
        <w:rPr>
          <w:u w:val="single"/>
        </w:rPr>
        <w:t xml:space="preserve">            </w:t>
      </w:r>
      <w:bookmarkStart w:id="211" w:name="_Toc185910107"/>
    </w:p>
    <w:p w:rsidR="007D40CC" w:rsidRDefault="007D40CC" w:rsidP="007D40CC">
      <w:pPr>
        <w:rPr>
          <w:u w:val="single"/>
        </w:rPr>
        <w:sectPr w:rsidR="007D40CC" w:rsidSect="00435573">
          <w:pgSz w:w="11909" w:h="16834" w:code="9"/>
          <w:pgMar w:top="1152" w:right="1152" w:bottom="1152" w:left="1530" w:header="720" w:footer="432" w:gutter="0"/>
          <w:pgNumType w:fmt="lowerRoman"/>
          <w:cols w:space="720"/>
          <w:titlePg/>
          <w:docGrid w:linePitch="360"/>
        </w:sectPr>
      </w:pPr>
    </w:p>
    <w:bookmarkEnd w:id="211"/>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Pr="003A2C46" w:rsidRDefault="007D40CC" w:rsidP="007D40CC"/>
    <w:p w:rsidR="007D40CC" w:rsidRDefault="007D40CC" w:rsidP="007D40CC">
      <w:pPr>
        <w:rPr>
          <w:b/>
        </w:rPr>
        <w:sectPr w:rsidR="007D40CC" w:rsidSect="00435573">
          <w:headerReference w:type="first" r:id="rId15"/>
          <w:footerReference w:type="first" r:id="rId16"/>
          <w:type w:val="continuous"/>
          <w:pgSz w:w="11909" w:h="16834" w:code="9"/>
          <w:pgMar w:top="1440" w:right="1019" w:bottom="1440" w:left="1267" w:header="720" w:footer="403" w:gutter="0"/>
          <w:cols w:space="720"/>
          <w:titlePg/>
          <w:docGrid w:linePitch="360"/>
        </w:sectPr>
      </w:pPr>
    </w:p>
    <w:p w:rsidR="007D40CC" w:rsidRPr="003A2C46" w:rsidRDefault="007D40CC" w:rsidP="007D40CC">
      <w:pPr>
        <w:jc w:val="right"/>
        <w:rPr>
          <w:b/>
        </w:rPr>
      </w:pPr>
      <w:r w:rsidRPr="003A2C46">
        <w:rPr>
          <w:b/>
        </w:rPr>
        <w:lastRenderedPageBreak/>
        <w:t>PART-A</w:t>
      </w:r>
    </w:p>
    <w:p w:rsidR="007D40CC" w:rsidRPr="002E54AA" w:rsidRDefault="00195CDF" w:rsidP="002C25B9">
      <w:pPr>
        <w:pStyle w:val="Heading1"/>
        <w:jc w:val="right"/>
        <w:rPr>
          <w:b/>
          <w:sz w:val="28"/>
          <w:szCs w:val="28"/>
        </w:rPr>
      </w:pPr>
      <w:bookmarkStart w:id="212" w:name="_Toc379011146"/>
      <w:r w:rsidRPr="002E54AA">
        <w:rPr>
          <w:b/>
          <w:sz w:val="28"/>
          <w:szCs w:val="28"/>
        </w:rPr>
        <w:t xml:space="preserve">Chapter 1: </w:t>
      </w:r>
      <w:r w:rsidR="002E54AA" w:rsidRPr="002E54AA">
        <w:rPr>
          <w:b/>
          <w:sz w:val="28"/>
          <w:szCs w:val="28"/>
        </w:rPr>
        <w:t>Pre</w:t>
      </w:r>
      <w:r w:rsidR="002E54AA">
        <w:rPr>
          <w:b/>
          <w:sz w:val="28"/>
          <w:szCs w:val="28"/>
        </w:rPr>
        <w:t>-</w:t>
      </w:r>
      <w:r w:rsidR="002E54AA" w:rsidRPr="002E54AA">
        <w:rPr>
          <w:b/>
          <w:sz w:val="28"/>
          <w:szCs w:val="28"/>
        </w:rPr>
        <w:t>emptible Linux kernel for hard real-time applications</w:t>
      </w:r>
      <w:bookmarkEnd w:id="212"/>
    </w:p>
    <w:p w:rsidR="006B49BD" w:rsidRDefault="000657DF" w:rsidP="006B49BD">
      <w:r>
        <w:rPr>
          <w:noProof/>
        </w:rPr>
        <mc:AlternateContent>
          <mc:Choice Requires="wps">
            <w:drawing>
              <wp:anchor distT="0" distB="0" distL="114300" distR="114300" simplePos="0" relativeHeight="251649536" behindDoc="0" locked="0" layoutInCell="1" allowOverlap="1" wp14:anchorId="6BD39BD0" wp14:editId="300D63BA">
                <wp:simplePos x="0" y="0"/>
                <wp:positionH relativeFrom="column">
                  <wp:posOffset>-6350</wp:posOffset>
                </wp:positionH>
                <wp:positionV relativeFrom="paragraph">
                  <wp:posOffset>118110</wp:posOffset>
                </wp:positionV>
                <wp:extent cx="6196330" cy="6985"/>
                <wp:effectExtent l="12700" t="13335" r="10795" b="8255"/>
                <wp:wrapNone/>
                <wp:docPr id="12"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196330" cy="69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9" o:spid="_x0000_s1026" type="#_x0000_t32" style="position:absolute;margin-left:-.5pt;margin-top:9.3pt;width:487.9pt;height:.55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"/>
            </w:pict>
          </mc:Fallback>
        </mc:AlternateContent>
      </w:r>
      <w:r w:rsidR="007D40CC" w:rsidRPr="003A2C46">
        <w:tab/>
      </w:r>
      <w:r w:rsidR="007D40CC" w:rsidRPr="003A2C46">
        <w:tab/>
      </w:r>
      <w:bookmarkStart w:id="213" w:name="_Toc185910110"/>
    </w:p>
    <w:p w:rsidR="006B49BD" w:rsidRDefault="006B49BD" w:rsidP="006B49BD"/>
    <w:p w:rsidR="006B49BD" w:rsidRDefault="006B49BD" w:rsidP="006B49BD"/>
    <w:p w:rsidR="00DA06CA" w:rsidRDefault="00B82DF2" w:rsidP="00DA06CA">
      <w:pPr>
        <w:pStyle w:val="Heading2"/>
        <w:numPr>
          <w:ilvl w:val="1"/>
          <w:numId w:val="22"/>
        </w:numPr>
        <w:rPr>
          <w:i w:val="0"/>
        </w:rPr>
      </w:pPr>
      <w:bookmarkStart w:id="214" w:name="_Toc379011147"/>
      <w:r w:rsidRPr="006B49BD">
        <w:rPr>
          <w:i w:val="0"/>
        </w:rPr>
        <w:t>Introduction</w:t>
      </w:r>
      <w:r w:rsidR="007D3FAD">
        <w:rPr>
          <w:i w:val="0"/>
        </w:rPr>
        <w:t xml:space="preserve">- </w:t>
      </w:r>
      <w:r w:rsidR="00ED3F45">
        <w:rPr>
          <w:i w:val="0"/>
        </w:rPr>
        <w:t>Hard Real-Time Systems</w:t>
      </w:r>
      <w:r w:rsidR="00A123B4">
        <w:rPr>
          <w:i w:val="0"/>
        </w:rPr>
        <w:t xml:space="preserve"> and Linux kernel</w:t>
      </w:r>
      <w:bookmarkEnd w:id="214"/>
    </w:p>
    <w:p w:rsidR="00D11FD9" w:rsidRDefault="00D11FD9" w:rsidP="00D11FD9"/>
    <w:p w:rsidR="0024485B" w:rsidRDefault="00D11FD9" w:rsidP="0024485B">
      <w:pPr>
        <w:spacing w:line="360" w:lineRule="auto"/>
        <w:jc w:val="both"/>
      </w:pPr>
      <w:r w:rsidRPr="004B3D53">
        <w:t>A real-time system is one in which the correctness of the computations not only depends upon the logical correctness of the computation but also upon the time at which the result is produced.</w:t>
      </w:r>
      <w:r w:rsidR="001D6923">
        <w:t xml:space="preserve"> </w:t>
      </w:r>
      <w:r w:rsidR="00CC71B0">
        <w:t>Different approaches exist to make linux kernel</w:t>
      </w:r>
      <w:r w:rsidR="0024485B">
        <w:t xml:space="preserve"> a</w:t>
      </w:r>
      <w:r w:rsidR="00CC71B0">
        <w:t xml:space="preserve"> real-time</w:t>
      </w:r>
      <w:r w:rsidR="0024485B">
        <w:t xml:space="preserve"> kernel. Some of them are:</w:t>
      </w:r>
    </w:p>
    <w:p w:rsidR="00D30DA1" w:rsidRPr="001348AF" w:rsidRDefault="00277860" w:rsidP="001348AF">
      <w:pPr>
        <w:spacing w:line="360" w:lineRule="auto"/>
        <w:jc w:val="both"/>
        <w:rPr>
          <w:b/>
        </w:rPr>
      </w:pPr>
      <w:r w:rsidRPr="001348AF">
        <w:rPr>
          <w:b/>
        </w:rPr>
        <w:t>Thin-kernel approach</w:t>
      </w:r>
      <w:r w:rsidR="0064585F" w:rsidRPr="001348AF">
        <w:rPr>
          <w:b/>
        </w:rPr>
        <w:t xml:space="preserve"> - </w:t>
      </w:r>
      <w:r w:rsidR="00CA099E">
        <w:t>In this approach</w:t>
      </w:r>
      <w:r w:rsidR="008E7ED8">
        <w:t>,</w:t>
      </w:r>
      <w:r w:rsidR="00CA099E">
        <w:t xml:space="preserve"> a small real-time kernel runs beneath the linux kernel,</w:t>
      </w:r>
      <w:r w:rsidR="008E7ED8">
        <w:t xml:space="preserve"> meaning that the real-time kernel has higher priority than the linux kernel. Real-time tasks are executed by real-time kernel and normal linux programs </w:t>
      </w:r>
      <w:r w:rsidR="00CA099E">
        <w:t xml:space="preserve">are </w:t>
      </w:r>
      <w:r w:rsidR="008E7ED8">
        <w:t>executed when no real-time tasks have to be executed</w:t>
      </w:r>
      <w:r w:rsidR="004050B1">
        <w:t>, as real-time</w:t>
      </w:r>
      <w:r w:rsidR="0024485B">
        <w:t xml:space="preserve"> </w:t>
      </w:r>
      <w:r w:rsidR="004050B1">
        <w:t>kernel has higher priority</w:t>
      </w:r>
      <w:r w:rsidR="008E7ED8">
        <w:t>. Linux can be considered as idle task for the real-time scheduler. When this idle task runs, it executes its own scheduler and sc</w:t>
      </w:r>
      <w:r w:rsidR="004050B1">
        <w:t>hedules normal linux processes</w:t>
      </w:r>
      <w:r w:rsidR="00EC2A69">
        <w:t>[2]</w:t>
      </w:r>
      <w:r w:rsidR="008E7ED8">
        <w:t>.</w:t>
      </w:r>
      <w:r w:rsidR="00D11FD9">
        <w:t xml:space="preserve"> </w:t>
      </w:r>
      <w:r w:rsidR="00D30DA1">
        <w:t xml:space="preserve">This approach is shown in figure 1.1. </w:t>
      </w:r>
    </w:p>
    <w:p w:rsidR="00D30DA1" w:rsidRDefault="00D30DA1" w:rsidP="007028B2">
      <w:pPr>
        <w:keepNext/>
        <w:spacing w:line="360" w:lineRule="auto"/>
        <w:jc w:val="center"/>
      </w:pPr>
      <w:r>
        <w:rPr>
          <w:noProof/>
        </w:rPr>
        <w:drawing>
          <wp:inline distT="0" distB="0" distL="0" distR="0" wp14:anchorId="21BC94D1" wp14:editId="5AA5D769">
            <wp:extent cx="2965836" cy="1932927"/>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972544" cy="1937299"/>
                    </a:xfrm>
                    <a:prstGeom prst="rect">
                      <a:avLst/>
                    </a:prstGeom>
                  </pic:spPr>
                </pic:pic>
              </a:graphicData>
            </a:graphic>
          </wp:inline>
        </w:drawing>
      </w:r>
    </w:p>
    <w:p w:rsidR="00D30DA1" w:rsidRPr="00D30DA1" w:rsidRDefault="00D30DA1" w:rsidP="00D30DA1">
      <w:pPr>
        <w:pStyle w:val="Caption"/>
        <w:jc w:val="center"/>
        <w:rPr>
          <w:color w:val="auto"/>
        </w:rPr>
      </w:pPr>
      <w:r w:rsidRPr="00D30DA1">
        <w:rPr>
          <w:color w:val="auto"/>
        </w:rPr>
        <w:t>Figure 1.1: Thin kernel approach for real-time linux architecture</w:t>
      </w:r>
      <w:r w:rsidRPr="00D30DA1">
        <w:rPr>
          <w:noProof/>
          <w:color w:val="auto"/>
        </w:rPr>
        <w:t>.</w:t>
      </w:r>
    </w:p>
    <w:p w:rsidR="00957B85" w:rsidRDefault="00277860" w:rsidP="00D11FD9">
      <w:pPr>
        <w:spacing w:line="360" w:lineRule="auto"/>
        <w:jc w:val="both"/>
      </w:pPr>
      <w:r>
        <w:t>The disadvantage of thin kernel is that it is diff</w:t>
      </w:r>
      <w:r w:rsidR="00CC71B0">
        <w:t>i</w:t>
      </w:r>
      <w:r>
        <w:t>cu</w:t>
      </w:r>
      <w:r w:rsidR="00957B85">
        <w:t>l</w:t>
      </w:r>
      <w:r>
        <w:t>t to debug the programs as the real-time and non-real time tasks are independent. Also, a non-real-time task does not have full linux platform support.</w:t>
      </w:r>
      <w:r w:rsidR="00556C6E">
        <w:t xml:space="preserve"> </w:t>
      </w:r>
      <w:r w:rsidR="00957B85">
        <w:t>Examples: RTLinux, RTAI(real-time application interface) and Xenomai.</w:t>
      </w:r>
    </w:p>
    <w:p w:rsidR="004050B1" w:rsidRDefault="004050B1" w:rsidP="00D11FD9">
      <w:pPr>
        <w:spacing w:line="360" w:lineRule="auto"/>
        <w:jc w:val="both"/>
      </w:pPr>
    </w:p>
    <w:p w:rsidR="004050B1" w:rsidRDefault="00FE1E1B" w:rsidP="001348AF">
      <w:pPr>
        <w:spacing w:line="360" w:lineRule="auto"/>
        <w:jc w:val="both"/>
      </w:pPr>
      <w:r w:rsidRPr="001348AF">
        <w:rPr>
          <w:b/>
        </w:rPr>
        <w:t>Nano</w:t>
      </w:r>
      <w:r w:rsidR="004050B1" w:rsidRPr="001348AF">
        <w:rPr>
          <w:b/>
        </w:rPr>
        <w:t>-kernel approach</w:t>
      </w:r>
      <w:r w:rsidR="0064585F" w:rsidRPr="001348AF">
        <w:rPr>
          <w:b/>
        </w:rPr>
        <w:t xml:space="preserve"> – </w:t>
      </w:r>
      <w:r w:rsidR="0064585F" w:rsidRPr="00AE21F9">
        <w:t>In this approach kernel code is minimized to a great extent and becomes only a hardware abstraction layer</w:t>
      </w:r>
      <w:r w:rsidR="00AE21F9" w:rsidRPr="00AE21F9">
        <w:t xml:space="preserve"> as shown in figure 1.2</w:t>
      </w:r>
      <w:r w:rsidR="0064585F" w:rsidRPr="00AE21F9">
        <w:t>. The nano-kernel provides hardware resource sharing for multiple operating systems operating at higher layer. As the nano-kernel</w:t>
      </w:r>
      <w:r w:rsidR="00AE21F9" w:rsidRPr="00AE21F9">
        <w:t xml:space="preserve"> abstracts hardware, it can prov</w:t>
      </w:r>
      <w:r w:rsidR="0064585F" w:rsidRPr="00AE21F9">
        <w:t xml:space="preserve">ide higher priority for real-time tasks and thus supports </w:t>
      </w:r>
      <w:r w:rsidR="00AE21F9">
        <w:t>ha</w:t>
      </w:r>
      <w:r w:rsidR="0064585F" w:rsidRPr="00AE21F9">
        <w:t>rd-real time systems</w:t>
      </w:r>
      <w:r w:rsidR="00AE21F9" w:rsidRPr="00AE21F9">
        <w:t>.</w:t>
      </w:r>
      <w:r w:rsidR="00EC25B6">
        <w:t xml:space="preserve"> </w:t>
      </w:r>
      <w:r w:rsidR="00EC25B6" w:rsidRPr="00EC25B6">
        <w:t>When hardware events occur, the kernel queries each operating system in a chain to see which will handle the event.</w:t>
      </w:r>
    </w:p>
    <w:p w:rsidR="00AE21F9" w:rsidRDefault="00AE21F9" w:rsidP="00AE21F9">
      <w:pPr>
        <w:pStyle w:val="ListParagraph"/>
        <w:spacing w:line="360" w:lineRule="auto"/>
        <w:ind w:left="360"/>
        <w:jc w:val="both"/>
      </w:pPr>
    </w:p>
    <w:p w:rsidR="0066198E" w:rsidRDefault="00EC25B6" w:rsidP="0066198E">
      <w:pPr>
        <w:pStyle w:val="ListParagraph"/>
        <w:keepNext/>
        <w:spacing w:line="360" w:lineRule="auto"/>
        <w:ind w:left="360"/>
        <w:jc w:val="center"/>
      </w:pPr>
      <w:r>
        <w:rPr>
          <w:noProof/>
        </w:rPr>
        <w:drawing>
          <wp:inline distT="0" distB="0" distL="0" distR="0" wp14:anchorId="2745CDE8" wp14:editId="3BF9134D">
            <wp:extent cx="3538331" cy="2121529"/>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47777" cy="2127193"/>
                    </a:xfrm>
                    <a:prstGeom prst="rect">
                      <a:avLst/>
                    </a:prstGeom>
                  </pic:spPr>
                </pic:pic>
              </a:graphicData>
            </a:graphic>
          </wp:inline>
        </w:drawing>
      </w:r>
    </w:p>
    <w:p w:rsidR="00AE21F9" w:rsidRPr="0066198E" w:rsidRDefault="0066198E" w:rsidP="0066198E">
      <w:pPr>
        <w:pStyle w:val="Caption"/>
        <w:jc w:val="center"/>
        <w:rPr>
          <w:color w:val="auto"/>
        </w:rPr>
      </w:pPr>
      <w:r w:rsidRPr="0066198E">
        <w:rPr>
          <w:color w:val="auto"/>
        </w:rPr>
        <w:t xml:space="preserve">Figure 1.2: Nano </w:t>
      </w:r>
      <w:r w:rsidR="00AE7B98" w:rsidRPr="0066198E">
        <w:rPr>
          <w:color w:val="auto"/>
        </w:rPr>
        <w:t>kernel,</w:t>
      </w:r>
      <w:r w:rsidRPr="0066198E">
        <w:rPr>
          <w:noProof/>
          <w:color w:val="auto"/>
        </w:rPr>
        <w:t xml:space="preserve"> which is an hardware abstraction layer.</w:t>
      </w:r>
    </w:p>
    <w:p w:rsidR="00EC25B6" w:rsidRDefault="00762D21" w:rsidP="00AE21F9">
      <w:pPr>
        <w:pStyle w:val="ListParagraph"/>
        <w:spacing w:line="360" w:lineRule="auto"/>
        <w:ind w:left="360"/>
        <w:jc w:val="both"/>
      </w:pPr>
      <w:r>
        <w:t xml:space="preserve">Example: </w:t>
      </w:r>
      <w:r>
        <w:rPr>
          <w:rStyle w:val="apple-converted-space"/>
          <w:rFonts w:ascii="Arial" w:hAnsi="Arial" w:cs="Arial"/>
          <w:color w:val="222222"/>
          <w:sz w:val="23"/>
          <w:szCs w:val="23"/>
          <w:shd w:val="clear" w:color="auto" w:fill="FFFFFF"/>
        </w:rPr>
        <w:t> </w:t>
      </w:r>
      <w:r w:rsidRPr="00762D21">
        <w:t>Adaptive Domain Environment for Operating Systems (ADEOS)</w:t>
      </w:r>
    </w:p>
    <w:p w:rsidR="00EC25B6" w:rsidRPr="00AE21F9" w:rsidRDefault="00EC25B6" w:rsidP="00AE21F9">
      <w:pPr>
        <w:pStyle w:val="ListParagraph"/>
        <w:spacing w:line="360" w:lineRule="auto"/>
        <w:ind w:left="360"/>
        <w:jc w:val="both"/>
      </w:pPr>
    </w:p>
    <w:p w:rsidR="00762D21" w:rsidRDefault="00FE1E1B" w:rsidP="00762D21">
      <w:pPr>
        <w:pStyle w:val="ListParagraph"/>
        <w:numPr>
          <w:ilvl w:val="0"/>
          <w:numId w:val="33"/>
        </w:numPr>
        <w:spacing w:line="360" w:lineRule="auto"/>
        <w:jc w:val="both"/>
      </w:pPr>
      <w:r>
        <w:rPr>
          <w:b/>
        </w:rPr>
        <w:t>Resource kernel approach</w:t>
      </w:r>
      <w:r w:rsidR="00762D21">
        <w:rPr>
          <w:b/>
        </w:rPr>
        <w:t xml:space="preserve"> - </w:t>
      </w:r>
      <w:r w:rsidR="00762D21" w:rsidRPr="00762D21">
        <w:t xml:space="preserve">In this approach, a module is added to the kernel to provide reservations for various resources like CPU, network and disk bandwidth. The </w:t>
      </w:r>
      <w:r w:rsidR="0097560B" w:rsidRPr="00762D21">
        <w:t>reservation promises time-multiplexing and has</w:t>
      </w:r>
      <w:r w:rsidR="00762D21" w:rsidRPr="00762D21">
        <w:t xml:space="preserve"> several reserved parameters such as period of occurrence and required processing time. The resource kernel provides a set of API’s to allow tasks to request these reservations as shown in figure 5. The scheduler uses earliest deadline first algorithm to </w:t>
      </w:r>
      <w:r w:rsidR="00762D21">
        <w:t>handle dynamic schedulin</w:t>
      </w:r>
      <w:r w:rsidR="00762D21" w:rsidRPr="00762D21">
        <w:t>g workload.</w:t>
      </w:r>
      <w:r w:rsidR="008B7174">
        <w:t xml:space="preserve"> Example: </w:t>
      </w:r>
      <w:r w:rsidR="008B7174" w:rsidRPr="008B7174">
        <w:t>CMU's Linux/RK, where linus kernel is added as loadable module</w:t>
      </w:r>
      <w:r w:rsidR="008B7174">
        <w:t>.</w:t>
      </w:r>
    </w:p>
    <w:p w:rsidR="00D908D5" w:rsidRDefault="00D908D5" w:rsidP="00D908D5">
      <w:pPr>
        <w:pStyle w:val="ListParagraph"/>
        <w:spacing w:line="360" w:lineRule="auto"/>
        <w:ind w:left="360"/>
        <w:jc w:val="both"/>
        <w:rPr>
          <w:b/>
        </w:rPr>
      </w:pPr>
    </w:p>
    <w:p w:rsidR="007028B2" w:rsidRDefault="008B7174" w:rsidP="007028B2">
      <w:pPr>
        <w:pStyle w:val="ListParagraph"/>
        <w:keepNext/>
        <w:spacing w:line="360" w:lineRule="auto"/>
        <w:ind w:left="360"/>
        <w:jc w:val="both"/>
      </w:pPr>
      <w:r>
        <w:rPr>
          <w:noProof/>
        </w:rPr>
        <w:drawing>
          <wp:inline distT="0" distB="0" distL="0" distR="0" wp14:anchorId="5D663887" wp14:editId="35937ECA">
            <wp:extent cx="3896139" cy="18880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92124" cy="1886122"/>
                    </a:xfrm>
                    <a:prstGeom prst="rect">
                      <a:avLst/>
                    </a:prstGeom>
                  </pic:spPr>
                </pic:pic>
              </a:graphicData>
            </a:graphic>
          </wp:inline>
        </w:drawing>
      </w:r>
    </w:p>
    <w:p w:rsidR="00D908D5" w:rsidRPr="007028B2" w:rsidRDefault="007028B2" w:rsidP="007028B2">
      <w:pPr>
        <w:pStyle w:val="Caption"/>
        <w:jc w:val="center"/>
        <w:rPr>
          <w:color w:val="auto"/>
        </w:rPr>
      </w:pPr>
      <w:r w:rsidRPr="007028B2">
        <w:rPr>
          <w:color w:val="auto"/>
        </w:rPr>
        <w:t>Figure 1.3 : Resource kernel approach to resource reservation.</w:t>
      </w:r>
    </w:p>
    <w:tbl>
      <w:tblPr>
        <w:tblW w:w="0" w:type="auto"/>
        <w:tblBorders>
          <w:top w:val="nil"/>
          <w:left w:val="nil"/>
          <w:bottom w:val="nil"/>
          <w:right w:val="nil"/>
        </w:tblBorders>
        <w:tblLayout w:type="fixed"/>
        <w:tblLook w:val="0000" w:firstRow="0" w:lastRow="0" w:firstColumn="0" w:lastColumn="0" w:noHBand="0" w:noVBand="0"/>
      </w:tblPr>
      <w:tblGrid>
        <w:gridCol w:w="9398"/>
      </w:tblGrid>
      <w:tr w:rsidR="00F60BE3" w:rsidRPr="00F60BE3">
        <w:trPr>
          <w:trHeight w:val="157"/>
        </w:trPr>
        <w:tc>
          <w:tcPr>
            <w:tcW w:w="9398" w:type="dxa"/>
          </w:tcPr>
          <w:p w:rsidR="00F60BE3" w:rsidRDefault="00F60BE3" w:rsidP="00F60BE3">
            <w:pPr>
              <w:pStyle w:val="Heading2"/>
              <w:numPr>
                <w:ilvl w:val="1"/>
                <w:numId w:val="22"/>
              </w:numPr>
              <w:rPr>
                <w:i w:val="0"/>
              </w:rPr>
            </w:pPr>
            <w:r w:rsidRPr="00F60BE3">
              <w:rPr>
                <w:i w:val="0"/>
              </w:rPr>
              <w:lastRenderedPageBreak/>
              <w:t xml:space="preserve"> </w:t>
            </w:r>
            <w:bookmarkStart w:id="215" w:name="_Toc379011148"/>
            <w:r w:rsidRPr="00F60BE3">
              <w:rPr>
                <w:i w:val="0"/>
              </w:rPr>
              <w:t>Hard real time requirements and RTOS</w:t>
            </w:r>
            <w:bookmarkEnd w:id="215"/>
            <w:r w:rsidRPr="00F60BE3">
              <w:rPr>
                <w:i w:val="0"/>
              </w:rPr>
              <w:t xml:space="preserve"> </w:t>
            </w:r>
          </w:p>
          <w:p w:rsidR="004E2B56" w:rsidRPr="004E2B56" w:rsidRDefault="00FE1791" w:rsidP="004E2B56">
            <w:r>
              <w:rPr>
                <w:sz w:val="20"/>
                <w:szCs w:val="20"/>
              </w:rPr>
              <w:t xml:space="preserve">Requirements for a hard real-time systems are minimal </w:t>
            </w:r>
            <w:r w:rsidR="004E2B56">
              <w:rPr>
                <w:sz w:val="20"/>
                <w:szCs w:val="20"/>
              </w:rPr>
              <w:t>latency during task switching, minimal jitter, run-to completion, preemptive multi-tasking, priority inheritance and principally meet strict deadlines.</w:t>
            </w:r>
          </w:p>
          <w:p w:rsidR="007D3911" w:rsidRDefault="007D3911" w:rsidP="007D3911"/>
          <w:p w:rsidR="006A2884" w:rsidRDefault="007D3911" w:rsidP="007D3911">
            <w:pPr>
              <w:rPr>
                <w:b/>
              </w:rPr>
            </w:pPr>
            <w:r w:rsidRPr="006A2884">
              <w:rPr>
                <w:b/>
              </w:rPr>
              <w:t>Response time</w:t>
            </w:r>
            <w:r w:rsidR="006A2884" w:rsidRPr="006A2884">
              <w:rPr>
                <w:b/>
              </w:rPr>
              <w:t xml:space="preserve"> and kernel </w:t>
            </w:r>
            <w:r w:rsidRPr="006A2884">
              <w:rPr>
                <w:b/>
              </w:rPr>
              <w:t xml:space="preserve"> </w:t>
            </w:r>
            <w:r w:rsidR="006A2884" w:rsidRPr="006A2884">
              <w:rPr>
                <w:b/>
              </w:rPr>
              <w:t xml:space="preserve">pre-emption </w:t>
            </w:r>
            <w:r w:rsidR="006A2884">
              <w:rPr>
                <w:b/>
              </w:rPr>
              <w:t xml:space="preserve">                                                                                                                       </w:t>
            </w:r>
          </w:p>
          <w:p w:rsidR="006A2884" w:rsidRPr="006A2884" w:rsidRDefault="006A2884" w:rsidP="007D3911">
            <w:pPr>
              <w:rPr>
                <w:b/>
              </w:rPr>
            </w:pPr>
          </w:p>
        </w:tc>
      </w:tr>
    </w:tbl>
    <w:p w:rsidR="00264DA7" w:rsidRDefault="004B3D53" w:rsidP="004B3D53">
      <w:pPr>
        <w:spacing w:line="360" w:lineRule="auto"/>
        <w:jc w:val="both"/>
      </w:pPr>
      <w:r w:rsidRPr="00645694">
        <w:t xml:space="preserve">Hard real time means strict about adherence to each task deadline. When an event occurs, it should be serviced within the predictable time at all times in a given hard real time system. </w:t>
      </w:r>
      <w:r w:rsidR="00264DA7" w:rsidRPr="00264DA7">
        <w:t>The time between the arrival of the interrupt and dispatching of the required task (assuming it's the highest-priority task to dispatch) is called the </w:t>
      </w:r>
      <w:r w:rsidR="00264DA7" w:rsidRPr="00F4198E">
        <w:rPr>
          <w:b/>
          <w:iCs/>
        </w:rPr>
        <w:t>response time</w:t>
      </w:r>
      <w:r w:rsidR="00264DA7" w:rsidRPr="00264DA7">
        <w:rPr>
          <w:i/>
          <w:iCs/>
        </w:rPr>
        <w:t>.</w:t>
      </w:r>
      <w:r w:rsidR="00264DA7" w:rsidRPr="00264DA7">
        <w:t> For real time, the response time should be deterministic and operate within a known worst-case time</w:t>
      </w:r>
      <w:r w:rsidR="00F4198E">
        <w:t xml:space="preserve"> as shown in figure 1.4</w:t>
      </w:r>
    </w:p>
    <w:p w:rsidR="00F4198E" w:rsidRDefault="00264DA7" w:rsidP="00F4198E">
      <w:pPr>
        <w:keepNext/>
        <w:spacing w:line="360" w:lineRule="auto"/>
        <w:jc w:val="center"/>
      </w:pPr>
      <w:r>
        <w:rPr>
          <w:noProof/>
        </w:rPr>
        <w:drawing>
          <wp:inline distT="0" distB="0" distL="0" distR="0" wp14:anchorId="7673ECDD" wp14:editId="5852C030">
            <wp:extent cx="3018604" cy="1383527"/>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020355" cy="1384330"/>
                    </a:xfrm>
                    <a:prstGeom prst="rect">
                      <a:avLst/>
                    </a:prstGeom>
                  </pic:spPr>
                </pic:pic>
              </a:graphicData>
            </a:graphic>
          </wp:inline>
        </w:drawing>
      </w:r>
    </w:p>
    <w:p w:rsidR="00264DA7" w:rsidRPr="00F4198E" w:rsidRDefault="00F4198E" w:rsidP="00F4198E">
      <w:pPr>
        <w:pStyle w:val="Caption"/>
        <w:jc w:val="center"/>
        <w:rPr>
          <w:color w:val="auto"/>
        </w:rPr>
      </w:pPr>
      <w:r w:rsidRPr="00F4198E">
        <w:rPr>
          <w:color w:val="auto"/>
        </w:rPr>
        <w:t>Figure 1.4:</w:t>
      </w:r>
      <w:r>
        <w:rPr>
          <w:color w:val="auto"/>
        </w:rPr>
        <w:t xml:space="preserve"> </w:t>
      </w:r>
      <w:r w:rsidRPr="00F4198E">
        <w:rPr>
          <w:color w:val="auto"/>
        </w:rPr>
        <w:t>Response time should be in terms of a few micro-seconds in a hard real-time system.</w:t>
      </w:r>
    </w:p>
    <w:p w:rsidR="004A38EC" w:rsidRDefault="0001684F" w:rsidP="004B3D53">
      <w:pPr>
        <w:spacing w:line="360" w:lineRule="auto"/>
        <w:jc w:val="both"/>
      </w:pPr>
      <w:r>
        <w:t xml:space="preserve">For responding to an event/interrupt, the kernel should be pre-empted (from its previous task). </w:t>
      </w:r>
      <w:r w:rsidR="004B3D53" w:rsidRPr="00645694">
        <w:t>The preemption period for the hard real time task in worst case should be less than a few micro-seconds.</w:t>
      </w:r>
      <w:r w:rsidR="004B3D53">
        <w:t xml:space="preserve"> </w:t>
      </w:r>
    </w:p>
    <w:p w:rsidR="004B3D53" w:rsidRDefault="004B3D53" w:rsidP="004B3D53">
      <w:pPr>
        <w:spacing w:line="360" w:lineRule="auto"/>
        <w:jc w:val="both"/>
      </w:pPr>
      <w:r>
        <w:t>A</w:t>
      </w:r>
      <w:r w:rsidRPr="00645694">
        <w:t>utomobile</w:t>
      </w:r>
      <w:r>
        <w:t xml:space="preserve"> engine control system and anti-</w:t>
      </w:r>
      <w:r w:rsidRPr="00645694">
        <w:t>lock brake are the examples of hard real time systems</w:t>
      </w:r>
      <w:r>
        <w:t>.</w:t>
      </w:r>
    </w:p>
    <w:p w:rsidR="006A2884" w:rsidRDefault="006A2884" w:rsidP="004B3D53">
      <w:pPr>
        <w:spacing w:line="360" w:lineRule="auto"/>
        <w:jc w:val="both"/>
      </w:pPr>
    </w:p>
    <w:p w:rsidR="006A2884" w:rsidRDefault="006A2884" w:rsidP="004B3D53">
      <w:pPr>
        <w:spacing w:line="360" w:lineRule="auto"/>
        <w:jc w:val="both"/>
        <w:rPr>
          <w:b/>
        </w:rPr>
      </w:pPr>
      <w:r w:rsidRPr="006A2884">
        <w:rPr>
          <w:b/>
        </w:rPr>
        <w:t>Periodic task scheduling</w:t>
      </w:r>
    </w:p>
    <w:p w:rsidR="006A2884" w:rsidRDefault="006A2884" w:rsidP="004B3D53">
      <w:pPr>
        <w:spacing w:line="360" w:lineRule="auto"/>
        <w:jc w:val="both"/>
      </w:pPr>
      <w:r w:rsidRPr="006A2884">
        <w:t xml:space="preserve">The </w:t>
      </w:r>
      <w:r>
        <w:t>kernel</w:t>
      </w:r>
      <w:r w:rsidRPr="006A2884">
        <w:t xml:space="preserve"> </w:t>
      </w:r>
      <w:r>
        <w:t>of</w:t>
      </w:r>
      <w:r w:rsidRPr="006A2884">
        <w:t xml:space="preserve"> a hard real-time system should </w:t>
      </w:r>
      <w:r>
        <w:t>schedule tasks at regular periodic intervals of time. The kernel processing should be pre-empted to allow higher priority processes be executed at desired periods. Figure 1.5 shows periodic task scheduling scheme.</w:t>
      </w:r>
    </w:p>
    <w:p w:rsidR="006A2884" w:rsidRDefault="006A2884" w:rsidP="006A2884">
      <w:pPr>
        <w:keepNext/>
        <w:spacing w:line="360" w:lineRule="auto"/>
        <w:jc w:val="center"/>
      </w:pPr>
      <w:r>
        <w:rPr>
          <w:noProof/>
        </w:rPr>
        <w:drawing>
          <wp:inline distT="0" distB="0" distL="0" distR="0" wp14:anchorId="79A3CC79" wp14:editId="1BE83266">
            <wp:extent cx="3471779" cy="13199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71083" cy="1319651"/>
                    </a:xfrm>
                    <a:prstGeom prst="rect">
                      <a:avLst/>
                    </a:prstGeom>
                  </pic:spPr>
                </pic:pic>
              </a:graphicData>
            </a:graphic>
          </wp:inline>
        </w:drawing>
      </w:r>
    </w:p>
    <w:p w:rsidR="006A2884" w:rsidRPr="006A2884" w:rsidRDefault="006A2884" w:rsidP="006A2884">
      <w:pPr>
        <w:pStyle w:val="Caption"/>
        <w:jc w:val="center"/>
        <w:rPr>
          <w:color w:val="auto"/>
        </w:rPr>
      </w:pPr>
      <w:r w:rsidRPr="006A2884">
        <w:rPr>
          <w:color w:val="auto"/>
        </w:rPr>
        <w:t>Figure 1.5: Periodic task scheduling of a hard real-time kernel.</w:t>
      </w:r>
    </w:p>
    <w:p w:rsidR="006A2884" w:rsidRPr="006A2884" w:rsidRDefault="006A2884" w:rsidP="004B3D53">
      <w:pPr>
        <w:spacing w:line="360" w:lineRule="auto"/>
        <w:jc w:val="both"/>
      </w:pPr>
      <w:r w:rsidRPr="006A2884">
        <w:t>In the diagram shown in figure 1.5, for the periodic interval shown in green, the kernel is pre-empted to perform other higher priority tasks.</w:t>
      </w:r>
      <w:r w:rsidR="00A77882">
        <w:t xml:space="preserve"> This also invariabl</w:t>
      </w:r>
      <w:r w:rsidR="0048624E">
        <w:t>y</w:t>
      </w:r>
      <w:r w:rsidR="00A77882">
        <w:t xml:space="preserve"> means that there should be </w:t>
      </w:r>
      <w:r w:rsidR="0048624E">
        <w:t xml:space="preserve">absolutely </w:t>
      </w:r>
      <w:r w:rsidR="00A77882" w:rsidRPr="0048624E">
        <w:rPr>
          <w:b/>
        </w:rPr>
        <w:t>no</w:t>
      </w:r>
      <w:r w:rsidR="00A77882">
        <w:t xml:space="preserve"> deadlines occurring during </w:t>
      </w:r>
      <w:r w:rsidR="0048624E">
        <w:t xml:space="preserve">any </w:t>
      </w:r>
      <w:r w:rsidR="00A77882">
        <w:t xml:space="preserve">process execution. </w:t>
      </w:r>
    </w:p>
    <w:p w:rsidR="00F60BE3" w:rsidRDefault="00F60BE3" w:rsidP="00645694">
      <w:pPr>
        <w:spacing w:line="360" w:lineRule="auto"/>
        <w:jc w:val="both"/>
      </w:pPr>
    </w:p>
    <w:p w:rsidR="006E35C8" w:rsidRPr="00645694" w:rsidRDefault="006E35C8" w:rsidP="00645694">
      <w:pPr>
        <w:spacing w:line="360" w:lineRule="auto"/>
        <w:jc w:val="both"/>
      </w:pPr>
    </w:p>
    <w:p w:rsidR="00DA06CA" w:rsidRDefault="00DA06CA" w:rsidP="00DA06CA">
      <w:pPr>
        <w:pStyle w:val="Heading2"/>
        <w:numPr>
          <w:ilvl w:val="1"/>
          <w:numId w:val="22"/>
        </w:numPr>
        <w:rPr>
          <w:i w:val="0"/>
        </w:rPr>
      </w:pPr>
      <w:bookmarkStart w:id="216" w:name="_Toc379011149"/>
      <w:r w:rsidRPr="00DA06CA">
        <w:rPr>
          <w:i w:val="0"/>
        </w:rPr>
        <w:t>Pre-emptible kernel approach to RTOS design</w:t>
      </w:r>
      <w:bookmarkEnd w:id="216"/>
      <w:r w:rsidRPr="00DA06CA">
        <w:rPr>
          <w:i w:val="0"/>
        </w:rPr>
        <w:t xml:space="preserve"> </w:t>
      </w:r>
    </w:p>
    <w:p w:rsidR="009E4866" w:rsidRDefault="009E4866" w:rsidP="009E4866"/>
    <w:p w:rsidR="00A062E9" w:rsidRDefault="009E4866" w:rsidP="00A062E9">
      <w:pPr>
        <w:spacing w:line="360" w:lineRule="auto"/>
      </w:pPr>
      <w:r>
        <w:t>Preemption means that a running task can be suspended while another task takes its place as the currently running process. Once a task has consumed its allotted quantum, or CPU time slic</w:t>
      </w:r>
      <w:r w:rsidR="00FB11BC">
        <w:t>e</w:t>
      </w:r>
      <w:r>
        <w:t>, the scheduler will suspend it and run the next task in the queue.</w:t>
      </w:r>
      <w:r w:rsidR="00A062E9">
        <w:t xml:space="preserve"> </w:t>
      </w:r>
      <w:r w:rsidR="007C6E4C">
        <w:t>Kernel op</w:t>
      </w:r>
      <w:r w:rsidR="001348AF">
        <w:t>erations are pre-emptible in a r</w:t>
      </w:r>
      <w:r w:rsidR="007C6E4C">
        <w:t>eal-time operating system</w:t>
      </w:r>
      <w:r w:rsidR="00C779BF">
        <w:t xml:space="preserve">. </w:t>
      </w:r>
    </w:p>
    <w:p w:rsidR="005B5EAF" w:rsidRDefault="00745BED" w:rsidP="00C81471">
      <w:pPr>
        <w:spacing w:line="360" w:lineRule="auto"/>
        <w:jc w:val="both"/>
      </w:pPr>
      <w:r w:rsidRPr="00745BED">
        <w:rPr>
          <w:u w:val="single"/>
        </w:rPr>
        <w:t>Advantages and disadvantages of kernel preemption</w:t>
      </w:r>
      <w:r>
        <w:t xml:space="preserve"> </w:t>
      </w:r>
      <w:r w:rsidR="00686257">
        <w:t>–</w:t>
      </w:r>
      <w:r>
        <w:t xml:space="preserve"> </w:t>
      </w:r>
      <w:r w:rsidR="00686257">
        <w:t>A preemptive kernel has the choice to suspend a running task even in kernel mode. This is a requirement for hard-real systems to meet its deadline. This poses a challenge for the user as their execution time is very short but not constant. For instance,</w:t>
      </w:r>
      <w:r w:rsidR="002E4597">
        <w:t xml:space="preserve"> under a user preemptive model, the</w:t>
      </w:r>
      <w:r w:rsidR="00686257">
        <w:t xml:space="preserve"> time required to complete a </w:t>
      </w:r>
      <w:r w:rsidR="00686257" w:rsidRPr="00686257">
        <w:rPr>
          <w:i/>
        </w:rPr>
        <w:t>malloc()</w:t>
      </w:r>
      <w:r w:rsidR="00686257">
        <w:t xml:space="preserve"> function call </w:t>
      </w:r>
      <w:r w:rsidR="005B5EAF">
        <w:t xml:space="preserve">depends on heap fragmentation, size of the requested memory block and system load. Thus one call may take 10ms to complete whereas another might take 50ms. A task that must terminate within 40ms might not finish on time if another process calls </w:t>
      </w:r>
      <w:r w:rsidR="005B5EAF" w:rsidRPr="005B5EAF">
        <w:rPr>
          <w:i/>
        </w:rPr>
        <w:t>malloc()</w:t>
      </w:r>
      <w:r w:rsidR="005B5EAF">
        <w:t xml:space="preserve"> in between.</w:t>
      </w:r>
    </w:p>
    <w:p w:rsidR="002E4597" w:rsidRDefault="002E4597" w:rsidP="00C81471">
      <w:pPr>
        <w:spacing w:line="360" w:lineRule="auto"/>
        <w:jc w:val="both"/>
      </w:pPr>
      <w:r>
        <w:t xml:space="preserve">Under a kernel pre-emptive model, the scheduler can preempt </w:t>
      </w:r>
      <w:r w:rsidRPr="002E4597">
        <w:rPr>
          <w:i/>
        </w:rPr>
        <w:t>malloc()</w:t>
      </w:r>
      <w:r>
        <w:t xml:space="preserve"> system call and enable a real-time task to finish. </w:t>
      </w:r>
      <w:r w:rsidRPr="004636C9">
        <w:rPr>
          <w:b/>
        </w:rPr>
        <w:t xml:space="preserve">Kernel preemption improves the responsiveness of some notorious applications that causes system to freeze up </w:t>
      </w:r>
      <w:r w:rsidR="004636C9" w:rsidRPr="004636C9">
        <w:rPr>
          <w:b/>
        </w:rPr>
        <w:t>for a short while during certain activities</w:t>
      </w:r>
      <w:r w:rsidR="004636C9">
        <w:t xml:space="preserve">. </w:t>
      </w:r>
    </w:p>
    <w:p w:rsidR="005B5EAF" w:rsidRDefault="004636C9" w:rsidP="00C81471">
      <w:pPr>
        <w:spacing w:line="360" w:lineRule="auto"/>
        <w:jc w:val="both"/>
      </w:pPr>
      <w:r>
        <w:t xml:space="preserve">On the downside, kernel preemption will require kernel overhaul and complicate kernel’s code. </w:t>
      </w:r>
    </w:p>
    <w:p w:rsidR="005B5EAF" w:rsidRPr="00FC009C" w:rsidRDefault="00FB11BC" w:rsidP="00FC009C">
      <w:pPr>
        <w:spacing w:line="360" w:lineRule="auto"/>
        <w:rPr>
          <w:rStyle w:val="apple-converted-space"/>
        </w:rPr>
      </w:pPr>
      <w:r>
        <w:t xml:space="preserve">To support pre-emptibility, kernel data must be explicitly protected using mutexes or spinlocks. The pre-emptible kernel patch (supported by MonoVista) uses spinlocks. Kernel preemption is disabled when spinlocks are held. The OS will impose an upper bound on how long preemption is held off and interrupts disabled; this allows developers to </w:t>
      </w:r>
      <w:r w:rsidR="00FC009C">
        <w:t>ascertain worst-case latencies.</w:t>
      </w:r>
    </w:p>
    <w:p w:rsidR="00DA06CA" w:rsidRDefault="00DA06CA" w:rsidP="00B954B9">
      <w:pPr>
        <w:pStyle w:val="Heading2"/>
        <w:numPr>
          <w:ilvl w:val="1"/>
          <w:numId w:val="22"/>
        </w:numPr>
        <w:rPr>
          <w:i w:val="0"/>
        </w:rPr>
      </w:pPr>
      <w:bookmarkStart w:id="217" w:name="_Toc379011150"/>
      <w:r w:rsidRPr="00DA06CA">
        <w:rPr>
          <w:i w:val="0"/>
        </w:rPr>
        <w:t>PREEMPT_RT: making Linux pre</w:t>
      </w:r>
      <w:r w:rsidR="007F328D">
        <w:rPr>
          <w:i w:val="0"/>
        </w:rPr>
        <w:t>-empti</w:t>
      </w:r>
      <w:r w:rsidRPr="00DA06CA">
        <w:rPr>
          <w:i w:val="0"/>
        </w:rPr>
        <w:t>ble kernel</w:t>
      </w:r>
      <w:bookmarkEnd w:id="217"/>
      <w:r w:rsidRPr="00DA06CA">
        <w:rPr>
          <w:i w:val="0"/>
        </w:rPr>
        <w:t xml:space="preserve"> </w:t>
      </w:r>
    </w:p>
    <w:p w:rsidR="00620C74" w:rsidRDefault="00620C74" w:rsidP="00620C74"/>
    <w:p w:rsidR="004072B7" w:rsidRPr="004072B7" w:rsidRDefault="004072B7" w:rsidP="004072B7">
      <w:pPr>
        <w:spacing w:line="360" w:lineRule="auto"/>
      </w:pPr>
      <w:r w:rsidRPr="004072B7">
        <w:t>The key point of the PREEMPT_RT patch is to minimize the amount of kernel code that is non-preemptible, while also minimizing the amount of code that must be changed in order to provide this added preemptibility. In particular, critical sections, interrupt handlers, and interrupt-disable code sequences are normally preemptible. The PREEMPT_RT patch leverages the SMP capabilities of the Linux kernel to add this extra preemptibility without requiring a complete kernel rewrite. In a sense, one can loosely think of a preemption as the addition of a new CPU to the system, and then use the normal locking primitives to synchronize with any action taken by the preempting task.</w:t>
      </w:r>
    </w:p>
    <w:p w:rsidR="004072B7" w:rsidRDefault="004072B7" w:rsidP="00C00C09">
      <w:pPr>
        <w:spacing w:line="360" w:lineRule="auto"/>
      </w:pPr>
      <w:r w:rsidRPr="004072B7">
        <w:lastRenderedPageBreak/>
        <w:t xml:space="preserve">Note that this statement of philosophy should not be taken too literally, for example, the PREEMPT_RT patch does not actually perform a CPU hot-plug event for each preemption. Instead, the point is that the underlying mechanisms used to tolerate (almost) unlimited preemption are those that must be provided for SMP environments. </w:t>
      </w:r>
    </w:p>
    <w:p w:rsidR="00620C74" w:rsidRPr="00C00C09" w:rsidRDefault="00B0637C" w:rsidP="00C00C09">
      <w:pPr>
        <w:spacing w:line="360" w:lineRule="auto"/>
      </w:pPr>
      <w:r w:rsidRPr="00C00C09">
        <w:t>The </w:t>
      </w:r>
      <w:hyperlink r:id="rId22" w:history="1">
        <w:r w:rsidRPr="00C00C09">
          <w:t>CONFIG_PREEMPT_RT patch set</w:t>
        </w:r>
      </w:hyperlink>
      <w:r w:rsidRPr="00C00C09">
        <w:t>  allows nearly all of the kernel to be preempted, with the exception of a few very small regions of code ("raw_spinlock critical regions"). This is done by replacing most kernel spinlocks with mutexes that support </w:t>
      </w:r>
      <w:hyperlink r:id="rId23" w:tooltip="Priority inheritance" w:history="1">
        <w:r w:rsidRPr="00C00C09">
          <w:t>priority inheritance</w:t>
        </w:r>
      </w:hyperlink>
      <w:r w:rsidRPr="00C00C09">
        <w:t>, as well as moving all interrupt and software interrupts to kernel threads</w:t>
      </w:r>
    </w:p>
    <w:p w:rsidR="00727C8F" w:rsidRPr="00C00C09" w:rsidRDefault="00727C8F" w:rsidP="00C00C09">
      <w:pPr>
        <w:spacing w:line="360" w:lineRule="auto"/>
      </w:pPr>
      <w:r w:rsidRPr="00C00C09">
        <w:t xml:space="preserve">The CONFIG_PREEMPT_RT </w:t>
      </w:r>
      <w:r w:rsidR="00F82E5F">
        <w:t>features are:</w:t>
      </w:r>
    </w:p>
    <w:p w:rsidR="00727C8F" w:rsidRPr="00C00C09" w:rsidRDefault="00727C8F" w:rsidP="00C00C09">
      <w:pPr>
        <w:pStyle w:val="ListParagraph"/>
        <w:numPr>
          <w:ilvl w:val="0"/>
          <w:numId w:val="33"/>
        </w:numPr>
        <w:spacing w:line="360" w:lineRule="auto"/>
      </w:pPr>
      <w:r w:rsidRPr="00C00C09">
        <w:t xml:space="preserve">Making in-kernel locking-primitives (using spinlocks) preemptible though </w:t>
      </w:r>
      <w:r w:rsidR="00C00C09">
        <w:t>reimplementation with rtmutexes.</w:t>
      </w:r>
    </w:p>
    <w:p w:rsidR="00727C8F" w:rsidRPr="00C00C09" w:rsidRDefault="00727C8F" w:rsidP="00C00C09">
      <w:pPr>
        <w:pStyle w:val="ListParagraph"/>
        <w:numPr>
          <w:ilvl w:val="0"/>
          <w:numId w:val="33"/>
        </w:numPr>
        <w:spacing w:line="360" w:lineRule="auto"/>
      </w:pPr>
      <w:r w:rsidRPr="00C00C09">
        <w:t>Critical sections protected by i.e. spinlock_t and rwlock_t are now pre</w:t>
      </w:r>
      <w:r w:rsidR="003E7645">
        <w:t>-</w:t>
      </w:r>
      <w:r w:rsidRPr="00C00C09">
        <w:t>emptible. The creation of non-preemptible sections (in kernel) is still possible with raw_spinlock_t (same APIs like spinlock_t)</w:t>
      </w:r>
    </w:p>
    <w:p w:rsidR="00727C8F" w:rsidRPr="00C00C09" w:rsidRDefault="00727C8F" w:rsidP="00C00C09">
      <w:pPr>
        <w:pStyle w:val="ListParagraph"/>
        <w:numPr>
          <w:ilvl w:val="0"/>
          <w:numId w:val="33"/>
        </w:numPr>
        <w:spacing w:line="360" w:lineRule="auto"/>
      </w:pPr>
      <w:r w:rsidRPr="00C00C09">
        <w:t xml:space="preserve">Implementing priority inheritance for in-kernel spinlocks and semaphores. </w:t>
      </w:r>
    </w:p>
    <w:p w:rsidR="00727C8F" w:rsidRPr="00C00C09" w:rsidRDefault="00727C8F" w:rsidP="00C00C09">
      <w:pPr>
        <w:pStyle w:val="ListParagraph"/>
        <w:numPr>
          <w:ilvl w:val="0"/>
          <w:numId w:val="33"/>
        </w:numPr>
        <w:spacing w:line="360" w:lineRule="auto"/>
      </w:pPr>
      <w:r w:rsidRPr="00C00C09">
        <w:t>Converting interrupt handlers into pre</w:t>
      </w:r>
      <w:r w:rsidR="00C00C09">
        <w:t>-</w:t>
      </w:r>
      <w:r w:rsidRPr="00C00C09">
        <w:t>emptible kernel threads: The RT-Preempt patch treats soft interrupt handlers in kernel thread context, which is represented by a task_struct like a common user</w:t>
      </w:r>
      <w:r w:rsidR="00C00C09">
        <w:t>-</w:t>
      </w:r>
      <w:r w:rsidRPr="00C00C09">
        <w:t>space process. However it is also possible to register an IRQ in kernel context.</w:t>
      </w:r>
    </w:p>
    <w:p w:rsidR="00727C8F" w:rsidRPr="00C00C09" w:rsidRDefault="00727C8F" w:rsidP="00C00C09">
      <w:pPr>
        <w:pStyle w:val="ListParagraph"/>
        <w:numPr>
          <w:ilvl w:val="0"/>
          <w:numId w:val="33"/>
        </w:numPr>
        <w:spacing w:line="360" w:lineRule="auto"/>
      </w:pPr>
      <w:r w:rsidRPr="00C00C09">
        <w:t>Converting the old Linux timer API into separate infrastructures for high resolution kernel timers plus one for timeouts, leading to user</w:t>
      </w:r>
      <w:r w:rsidR="00C00C09">
        <w:t>-</w:t>
      </w:r>
      <w:r w:rsidRPr="00C00C09">
        <w:t>space POSIX timers with high resolution</w:t>
      </w:r>
      <w:r w:rsidR="004A2B4D" w:rsidRPr="00C00C09">
        <w:t>[5]</w:t>
      </w:r>
      <w:r w:rsidRPr="00C00C09">
        <w:t>.</w:t>
      </w:r>
    </w:p>
    <w:p w:rsidR="00727C8F" w:rsidRPr="00620C74" w:rsidRDefault="00727C8F" w:rsidP="00620C74"/>
    <w:p w:rsidR="002B63A4" w:rsidRPr="00AA4650" w:rsidRDefault="002B63A4" w:rsidP="00AA4650">
      <w:pPr>
        <w:pStyle w:val="ListParagraph"/>
        <w:numPr>
          <w:ilvl w:val="0"/>
          <w:numId w:val="33"/>
        </w:numPr>
        <w:spacing w:line="360" w:lineRule="auto"/>
      </w:pPr>
      <w:r>
        <w:rPr>
          <w:rStyle w:val="Strong"/>
          <w:rFonts w:ascii="Arial" w:hAnsi="Arial" w:cs="Arial"/>
          <w:color w:val="000000"/>
          <w:sz w:val="21"/>
          <w:szCs w:val="21"/>
          <w:bdr w:val="none" w:sz="0" w:space="0" w:color="auto" w:frame="1"/>
        </w:rPr>
        <w:t>Disadvantage</w:t>
      </w:r>
      <w:r>
        <w:rPr>
          <w:rStyle w:val="apple-converted-space"/>
          <w:rFonts w:ascii="Arial" w:hAnsi="Arial" w:cs="Arial"/>
          <w:color w:val="000000"/>
          <w:sz w:val="21"/>
          <w:szCs w:val="21"/>
        </w:rPr>
        <w:t> </w:t>
      </w:r>
      <w:r>
        <w:rPr>
          <w:rFonts w:ascii="Arial" w:hAnsi="Arial" w:cs="Arial"/>
          <w:color w:val="000000"/>
          <w:sz w:val="21"/>
          <w:szCs w:val="21"/>
        </w:rPr>
        <w:t>-</w:t>
      </w:r>
      <w:r>
        <w:rPr>
          <w:rFonts w:ascii="Arial" w:hAnsi="Arial" w:cs="Arial"/>
          <w:color w:val="000000"/>
          <w:sz w:val="21"/>
          <w:szCs w:val="21"/>
        </w:rPr>
        <w:br/>
      </w:r>
      <w:r w:rsidRPr="00AA4650">
        <w:t>The normal Linux kernel allows preemption of a task by a higher priority task only when the user space code is getting executed.</w:t>
      </w:r>
    </w:p>
    <w:p w:rsidR="00C23C62" w:rsidRPr="007C6E4C" w:rsidRDefault="002B63A4" w:rsidP="007C6E4C">
      <w:pPr>
        <w:pStyle w:val="ListParagraph"/>
        <w:numPr>
          <w:ilvl w:val="0"/>
          <w:numId w:val="33"/>
        </w:numPr>
        <w:spacing w:line="360" w:lineRule="auto"/>
      </w:pPr>
      <w:r w:rsidRPr="00AA4650">
        <w:t>In order to reduce the latency, the CONFIG_PREEMPT_RT patch forces the kernel to non-voluntarily preempt the task at hand, at the arrival of a higher proiority kernel task. This is bound to cause a reduction in the overall throughput of the system </w:t>
      </w:r>
      <w:r w:rsidRPr="00AA4650">
        <w:rPr>
          <w:bCs/>
        </w:rPr>
        <w:t>since there will be several context switches and also the lower priority tasks won't be getting much a chance to get through</w:t>
      </w:r>
      <w:r w:rsidRPr="00AA4650">
        <w:t>.</w:t>
      </w:r>
    </w:p>
    <w:p w:rsidR="00DA06CA" w:rsidRPr="00DA06CA" w:rsidRDefault="00DA06CA" w:rsidP="00DA06CA">
      <w:pPr>
        <w:pStyle w:val="Heading2"/>
        <w:numPr>
          <w:ilvl w:val="1"/>
          <w:numId w:val="22"/>
        </w:numPr>
        <w:rPr>
          <w:i w:val="0"/>
        </w:rPr>
      </w:pPr>
      <w:r w:rsidRPr="00DA06CA">
        <w:rPr>
          <w:i w:val="0"/>
        </w:rPr>
        <w:t xml:space="preserve"> </w:t>
      </w:r>
      <w:bookmarkStart w:id="218" w:name="_Toc379011151"/>
      <w:r w:rsidRPr="00DA06CA">
        <w:rPr>
          <w:i w:val="0"/>
        </w:rPr>
        <w:t>Conclusion</w:t>
      </w:r>
      <w:bookmarkEnd w:id="218"/>
    </w:p>
    <w:p w:rsidR="00C23C62" w:rsidRDefault="00C23C62" w:rsidP="00C23C62">
      <w:pPr>
        <w:pStyle w:val="Default"/>
        <w:ind w:left="465"/>
      </w:pPr>
    </w:p>
    <w:p w:rsidR="007D3FAD" w:rsidRPr="00C23C62" w:rsidRDefault="00C23C62" w:rsidP="00A44A8A">
      <w:pPr>
        <w:spacing w:line="360" w:lineRule="auto"/>
        <w:rPr>
          <w:b/>
          <w:bCs/>
          <w:i/>
          <w:iCs/>
        </w:rPr>
      </w:pPr>
      <w:r w:rsidRPr="00C23C62">
        <w:t xml:space="preserve">The general idea of Real-time (RT) Linux is that a small real-time kernel runs beneath Linux, meaning that the real-time kernel has a higher priority than the Linux kernel. Real-time tasks are </w:t>
      </w:r>
      <w:r w:rsidRPr="00C23C62">
        <w:lastRenderedPageBreak/>
        <w:t>executed by the real-time kernel, and normal Linux programs are allowed to run when no real-time tasks have to be executed. Linux can be considered as the idle task of the real-time scheduler. When this idle task runs, it executes its own scheduler and schedules the normal Linux processes. Since the real-time kernel has a higher priority, a normal Linux process is preempted when a real-time task becomes ready to run and the real-time task is executed immediately.</w:t>
      </w:r>
    </w:p>
    <w:p w:rsidR="009D109A" w:rsidRPr="009D109A" w:rsidRDefault="009D109A" w:rsidP="009D109A"/>
    <w:p w:rsidR="00D575D5" w:rsidRPr="00E76B2D" w:rsidRDefault="00D575D5" w:rsidP="00BF552E">
      <w:pPr>
        <w:pStyle w:val="Heading3"/>
        <w:ind w:left="720"/>
        <w:rPr>
          <w:color w:val="000000" w:themeColor="text1"/>
        </w:rPr>
      </w:pPr>
    </w:p>
    <w:p w:rsidR="0051036E" w:rsidRDefault="0051036E" w:rsidP="0051036E"/>
    <w:p w:rsidR="00AE3E20" w:rsidRDefault="00AE3E20" w:rsidP="005B6B6B"/>
    <w:p w:rsidR="00207295" w:rsidDel="009D1AFC" w:rsidRDefault="00EF3386" w:rsidP="006705CF">
      <w:pPr>
        <w:rPr>
          <w:del w:id="219" w:author="Kushal" w:date="2014-01-31T23:23:00Z"/>
          <w:rFonts w:eastAsiaTheme="majorEastAsia"/>
        </w:rPr>
      </w:pPr>
      <w:del w:id="220" w:author="Kushal" w:date="2014-01-31T23:23:00Z">
        <w:r w:rsidDel="009D1AFC">
          <w:rPr>
            <w:rFonts w:eastAsiaTheme="majorEastAsia"/>
          </w:rPr>
          <w:delText>References</w:delText>
        </w:r>
      </w:del>
    </w:p>
    <w:p w:rsidR="00EF3386" w:rsidDel="009D1AFC" w:rsidRDefault="00EF3386" w:rsidP="006705CF">
      <w:pPr>
        <w:rPr>
          <w:del w:id="221" w:author="Kushal" w:date="2014-01-31T23:23:00Z"/>
          <w:rFonts w:eastAsiaTheme="majorEastAsia"/>
        </w:rPr>
      </w:pPr>
    </w:p>
    <w:p w:rsidR="00EF3386" w:rsidRPr="0027479F" w:rsidDel="009D1AFC" w:rsidRDefault="00602A5B" w:rsidP="00EF3386">
      <w:pPr>
        <w:pStyle w:val="ListParagraph"/>
        <w:numPr>
          <w:ilvl w:val="0"/>
          <w:numId w:val="32"/>
        </w:numPr>
        <w:rPr>
          <w:del w:id="222" w:author="Kushal" w:date="2014-01-31T23:23:00Z"/>
          <w:rFonts w:eastAsiaTheme="majorEastAsia"/>
        </w:rPr>
      </w:pPr>
      <w:del w:id="223" w:author="Kushal" w:date="2014-01-31T23:23:00Z">
        <w:r w:rsidDel="009D1AFC">
          <w:fldChar w:fldCharType="begin"/>
        </w:r>
        <w:r w:rsidDel="009D1AFC">
          <w:delInstrText xml:space="preserve"> HYPERLINK "http://www.mnis.fr/opensource/ocera/rtos/x1422.html" </w:delInstrText>
        </w:r>
        <w:r w:rsidDel="009D1AFC">
          <w:fldChar w:fldCharType="separate"/>
        </w:r>
        <w:r w:rsidR="0027479F" w:rsidRPr="00AA06AD" w:rsidDel="009D1AFC">
          <w:rPr>
            <w:rStyle w:val="Hyperlink"/>
          </w:rPr>
          <w:delText>http://www.mnis.fr/opensource/ocera/rtos/x1422.html</w:delText>
        </w:r>
        <w:r w:rsidDel="009D1AFC">
          <w:rPr>
            <w:rStyle w:val="Hyperlink"/>
          </w:rPr>
          <w:fldChar w:fldCharType="end"/>
        </w:r>
      </w:del>
    </w:p>
    <w:p w:rsidR="0027479F" w:rsidRPr="000D5B3A" w:rsidDel="009D1AFC" w:rsidRDefault="00602A5B" w:rsidP="00EF3386">
      <w:pPr>
        <w:pStyle w:val="ListParagraph"/>
        <w:numPr>
          <w:ilvl w:val="0"/>
          <w:numId w:val="32"/>
        </w:numPr>
        <w:rPr>
          <w:del w:id="224" w:author="Kushal" w:date="2014-01-31T23:23:00Z"/>
          <w:rFonts w:eastAsiaTheme="majorEastAsia"/>
        </w:rPr>
      </w:pPr>
      <w:del w:id="225" w:author="Kushal" w:date="2014-01-31T23:23:00Z">
        <w:r w:rsidDel="009D1AFC">
          <w:fldChar w:fldCharType="begin"/>
        </w:r>
        <w:r w:rsidDel="009D1AFC">
          <w:delInstrText xml:space="preserve"> HYPERLINK "http://www.ibm.com/developerworks/library/l-real-time-linux/" </w:delInstrText>
        </w:r>
        <w:r w:rsidDel="009D1AFC">
          <w:fldChar w:fldCharType="separate"/>
        </w:r>
        <w:r w:rsidR="0027479F" w:rsidDel="009D1AFC">
          <w:rPr>
            <w:rStyle w:val="Hyperlink"/>
          </w:rPr>
          <w:delText>http://www.ibm.com/developerworks/library/l-real-time-linux/</w:delText>
        </w:r>
        <w:r w:rsidDel="009D1AFC">
          <w:rPr>
            <w:rStyle w:val="Hyperlink"/>
          </w:rPr>
          <w:fldChar w:fldCharType="end"/>
        </w:r>
      </w:del>
    </w:p>
    <w:p w:rsidR="000D5B3A" w:rsidRPr="000D5B3A" w:rsidDel="009D1AFC" w:rsidRDefault="000D5B3A" w:rsidP="000D5B3A">
      <w:pPr>
        <w:pStyle w:val="ListParagraph"/>
        <w:numPr>
          <w:ilvl w:val="0"/>
          <w:numId w:val="32"/>
        </w:numPr>
        <w:rPr>
          <w:del w:id="226" w:author="Kushal" w:date="2014-01-31T23:23:00Z"/>
          <w:rFonts w:eastAsiaTheme="majorEastAsia"/>
        </w:rPr>
      </w:pPr>
      <w:del w:id="227" w:author="Kushal" w:date="2014-01-31T23:23:00Z">
        <w:r w:rsidRPr="000D5B3A" w:rsidDel="009D1AFC">
          <w:rPr>
            <w:rFonts w:ascii="AkzidenzGroteskBQ-Reg" w:eastAsia="Calibri" w:hAnsi="AkzidenzGroteskBQ-Reg" w:cs="AkzidenzGroteskBQ-Reg"/>
            <w:sz w:val="18"/>
            <w:szCs w:val="18"/>
          </w:rPr>
          <w:delText xml:space="preserve">Robert Love, </w:delText>
        </w:r>
        <w:r w:rsidRPr="000D5B3A" w:rsidDel="009D1AFC">
          <w:rPr>
            <w:rFonts w:ascii="AkzidenzGroteskBQ-Italic" w:eastAsia="Calibri" w:hAnsi="AkzidenzGroteskBQ-Italic" w:cs="AkzidenzGroteskBQ-Italic"/>
            <w:i/>
            <w:iCs/>
            <w:sz w:val="18"/>
            <w:szCs w:val="18"/>
          </w:rPr>
          <w:delText>The Linux Kernel Preemption Project (http://kpreempt.sourceforge.net).</w:delText>
        </w:r>
      </w:del>
    </w:p>
    <w:p w:rsidR="000D5B3A" w:rsidRPr="00B0637C" w:rsidDel="009D1AFC" w:rsidRDefault="00602A5B" w:rsidP="00EF3386">
      <w:pPr>
        <w:pStyle w:val="ListParagraph"/>
        <w:numPr>
          <w:ilvl w:val="0"/>
          <w:numId w:val="32"/>
        </w:numPr>
        <w:rPr>
          <w:del w:id="228" w:author="Kushal" w:date="2014-01-31T23:23:00Z"/>
          <w:rFonts w:eastAsiaTheme="majorEastAsia"/>
        </w:rPr>
      </w:pPr>
      <w:del w:id="229" w:author="Kushal" w:date="2014-01-31T23:23:00Z">
        <w:r w:rsidDel="009D1AFC">
          <w:fldChar w:fldCharType="begin"/>
        </w:r>
        <w:r w:rsidDel="009D1AFC">
          <w:delInstrText xml:space="preserve"> HYPERLINK "http://www.itworld.com/nl/lnx_tip/11022001" </w:delInstrText>
        </w:r>
        <w:r w:rsidDel="009D1AFC">
          <w:fldChar w:fldCharType="separate"/>
        </w:r>
        <w:r w:rsidR="004106BF" w:rsidDel="009D1AFC">
          <w:rPr>
            <w:rStyle w:val="Hyperlink"/>
          </w:rPr>
          <w:delText>http://www.itworld.com/nl/lnx_tip/11022001</w:delText>
        </w:r>
        <w:r w:rsidDel="009D1AFC">
          <w:rPr>
            <w:rStyle w:val="Hyperlink"/>
          </w:rPr>
          <w:fldChar w:fldCharType="end"/>
        </w:r>
      </w:del>
    </w:p>
    <w:p w:rsidR="00B0637C" w:rsidRPr="002B63A4" w:rsidDel="009D1AFC" w:rsidRDefault="00602A5B" w:rsidP="00EF3386">
      <w:pPr>
        <w:pStyle w:val="ListParagraph"/>
        <w:numPr>
          <w:ilvl w:val="0"/>
          <w:numId w:val="32"/>
        </w:numPr>
        <w:rPr>
          <w:del w:id="230" w:author="Kushal" w:date="2014-01-31T23:23:00Z"/>
          <w:rFonts w:eastAsiaTheme="majorEastAsia"/>
        </w:rPr>
      </w:pPr>
      <w:del w:id="231" w:author="Kushal" w:date="2014-01-31T23:23:00Z">
        <w:r w:rsidDel="009D1AFC">
          <w:fldChar w:fldCharType="begin"/>
        </w:r>
        <w:r w:rsidDel="009D1AFC">
          <w:delInstrText xml:space="preserve"> HYPERLINK "https://rt.wiki.kernel.org/index.php/CONFIG_PREEMPT_RT_Patch" </w:delInstrText>
        </w:r>
        <w:r w:rsidDel="009D1AFC">
          <w:fldChar w:fldCharType="separate"/>
        </w:r>
        <w:r w:rsidR="00B0637C" w:rsidDel="009D1AFC">
          <w:rPr>
            <w:rStyle w:val="Hyperlink"/>
          </w:rPr>
          <w:delText>https://rt.wiki.kernel.org/index.php/CONFIG_PREEMPT_RT_Patch</w:delText>
        </w:r>
        <w:r w:rsidDel="009D1AFC">
          <w:rPr>
            <w:rStyle w:val="Hyperlink"/>
          </w:rPr>
          <w:fldChar w:fldCharType="end"/>
        </w:r>
      </w:del>
    </w:p>
    <w:p w:rsidR="002B63A4" w:rsidRPr="00EF3386" w:rsidDel="009D1AFC" w:rsidRDefault="00602A5B" w:rsidP="00EF3386">
      <w:pPr>
        <w:pStyle w:val="ListParagraph"/>
        <w:numPr>
          <w:ilvl w:val="0"/>
          <w:numId w:val="32"/>
        </w:numPr>
        <w:rPr>
          <w:del w:id="232" w:author="Kushal" w:date="2014-01-31T23:23:00Z"/>
          <w:rFonts w:eastAsiaTheme="majorEastAsia"/>
        </w:rPr>
      </w:pPr>
      <w:del w:id="233" w:author="Kushal" w:date="2014-01-31T23:23:00Z">
        <w:r w:rsidDel="009D1AFC">
          <w:fldChar w:fldCharType="begin"/>
        </w:r>
        <w:r w:rsidDel="009D1AFC">
          <w:delInstrText xml:space="preserve"> HYPERLINK "http://lwn.net/Articles/146861/" </w:delInstrText>
        </w:r>
        <w:r w:rsidDel="009D1AFC">
          <w:fldChar w:fldCharType="separate"/>
        </w:r>
        <w:r w:rsidR="002B63A4" w:rsidDel="009D1AFC">
          <w:rPr>
            <w:rStyle w:val="Hyperlink"/>
          </w:rPr>
          <w:delText>http://lwn.net/Articles/146861/</w:delText>
        </w:r>
        <w:r w:rsidDel="009D1AFC">
          <w:rPr>
            <w:rStyle w:val="Hyperlink"/>
          </w:rPr>
          <w:fldChar w:fldCharType="end"/>
        </w:r>
      </w:del>
    </w:p>
    <w:p w:rsidR="006B49BD" w:rsidDel="009D1AFC" w:rsidRDefault="006B49BD" w:rsidP="007D40CC">
      <w:pPr>
        <w:rPr>
          <w:del w:id="234" w:author="Kushal" w:date="2014-01-31T23:23:00Z"/>
          <w:b/>
        </w:rPr>
      </w:pPr>
    </w:p>
    <w:p w:rsidR="006B49BD" w:rsidRDefault="006B49BD" w:rsidP="007D40CC">
      <w:pPr>
        <w:rPr>
          <w:b/>
        </w:rPr>
      </w:pPr>
    </w:p>
    <w:p w:rsidR="006B49BD" w:rsidRDefault="006B49BD" w:rsidP="007D40CC">
      <w:pPr>
        <w:rPr>
          <w:b/>
        </w:rPr>
      </w:pPr>
    </w:p>
    <w:p w:rsidR="006B49BD" w:rsidRDefault="006B49BD"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ins w:id="235" w:author="Kushal" w:date="2014-02-01T09:25:00Z"/>
          <w:b/>
        </w:rPr>
      </w:pPr>
    </w:p>
    <w:p w:rsidR="00174FF9" w:rsidRDefault="00174FF9" w:rsidP="007D40CC">
      <w:pPr>
        <w:rPr>
          <w:ins w:id="236" w:author="Kushal" w:date="2014-02-01T09:25:00Z"/>
          <w:b/>
        </w:rPr>
      </w:pPr>
    </w:p>
    <w:p w:rsidR="00174FF9" w:rsidRDefault="00174FF9" w:rsidP="007D40CC">
      <w:pPr>
        <w:rPr>
          <w:ins w:id="237" w:author="Kushal" w:date="2014-02-01T09:25:00Z"/>
          <w:b/>
        </w:rPr>
      </w:pPr>
    </w:p>
    <w:p w:rsidR="00174FF9" w:rsidRDefault="00174FF9" w:rsidP="007D40CC">
      <w:pPr>
        <w:rPr>
          <w:ins w:id="238" w:author="Kushal" w:date="2014-02-01T09:25:00Z"/>
          <w:b/>
        </w:rPr>
      </w:pPr>
    </w:p>
    <w:p w:rsidR="00174FF9" w:rsidRDefault="00174FF9" w:rsidP="007D40CC">
      <w:pPr>
        <w:rPr>
          <w:ins w:id="239" w:author="Kushal" w:date="2014-02-01T09:25:00Z"/>
          <w:b/>
        </w:rPr>
      </w:pPr>
    </w:p>
    <w:p w:rsidR="00174FF9" w:rsidRDefault="00174FF9" w:rsidP="007D40CC">
      <w:pPr>
        <w:rPr>
          <w:ins w:id="240" w:author="Kushal" w:date="2014-02-01T09:25:00Z"/>
          <w:b/>
        </w:rPr>
      </w:pPr>
    </w:p>
    <w:p w:rsidR="00174FF9" w:rsidRDefault="00174FF9" w:rsidP="007D40CC">
      <w:pPr>
        <w:rPr>
          <w:ins w:id="241" w:author="Kushal" w:date="2014-02-01T09:25:00Z"/>
          <w:b/>
        </w:rPr>
      </w:pPr>
    </w:p>
    <w:p w:rsidR="00174FF9" w:rsidRDefault="00174FF9"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A44A8A" w:rsidRDefault="00A44A8A" w:rsidP="007D40CC">
      <w:pPr>
        <w:rPr>
          <w:b/>
        </w:rPr>
      </w:pPr>
    </w:p>
    <w:p w:rsidR="007D40CC" w:rsidRDefault="007D40CC" w:rsidP="007D40CC">
      <w:pPr>
        <w:rPr>
          <w:b/>
        </w:rPr>
      </w:pPr>
    </w:p>
    <w:p w:rsidR="00195CDF" w:rsidRDefault="00195CDF" w:rsidP="007D40CC">
      <w:pPr>
        <w:jc w:val="right"/>
        <w:rPr>
          <w:b/>
        </w:rPr>
      </w:pPr>
    </w:p>
    <w:p w:rsidR="007D40CC" w:rsidRPr="003A2C46" w:rsidRDefault="007D40CC" w:rsidP="007D40CC">
      <w:pPr>
        <w:jc w:val="right"/>
        <w:rPr>
          <w:b/>
        </w:rPr>
      </w:pPr>
      <w:r w:rsidRPr="003A2C46">
        <w:rPr>
          <w:b/>
        </w:rPr>
        <w:lastRenderedPageBreak/>
        <w:t>PART-B</w:t>
      </w:r>
    </w:p>
    <w:p w:rsidR="007D40CC" w:rsidRPr="00B81E2C" w:rsidRDefault="00195CDF" w:rsidP="00B81E2C">
      <w:pPr>
        <w:pStyle w:val="Heading1"/>
        <w:jc w:val="right"/>
        <w:rPr>
          <w:b/>
          <w:color w:val="000000" w:themeColor="text1"/>
          <w:sz w:val="28"/>
          <w:szCs w:val="28"/>
        </w:rPr>
      </w:pPr>
      <w:bookmarkStart w:id="242" w:name="_Toc379011152"/>
      <w:r>
        <w:rPr>
          <w:b/>
          <w:color w:val="000000" w:themeColor="text1"/>
          <w:sz w:val="28"/>
          <w:szCs w:val="28"/>
        </w:rPr>
        <w:t xml:space="preserve">Chapter 2: </w:t>
      </w:r>
      <w:r w:rsidR="00A44A8A">
        <w:rPr>
          <w:b/>
          <w:color w:val="000000" w:themeColor="text1"/>
          <w:sz w:val="28"/>
          <w:szCs w:val="28"/>
        </w:rPr>
        <w:t>Design and Implementation of a System Call</w:t>
      </w:r>
      <w:bookmarkEnd w:id="242"/>
    </w:p>
    <w:p w:rsidR="007D40CC" w:rsidRPr="003A2C46" w:rsidRDefault="007D40CC" w:rsidP="007D40CC">
      <w:r w:rsidRPr="003A2C46">
        <w:t>____</w:t>
      </w:r>
      <w:r w:rsidRPr="003A2C46">
        <w:softHyphen/>
      </w:r>
      <w:r w:rsidRPr="003A2C46">
        <w:softHyphen/>
      </w:r>
      <w:r w:rsidRPr="003A2C46">
        <w:softHyphen/>
      </w:r>
      <w:r w:rsidRPr="003A2C46">
        <w:softHyphen/>
      </w:r>
      <w:r w:rsidRPr="003A2C46">
        <w:softHyphen/>
      </w:r>
      <w:r w:rsidRPr="003A2C46">
        <w:softHyphen/>
      </w:r>
      <w:r w:rsidRPr="003A2C46">
        <w:softHyphen/>
      </w:r>
      <w:r w:rsidRPr="003A2C46">
        <w:softHyphen/>
        <w:t>____________________________________________________________________________</w:t>
      </w:r>
    </w:p>
    <w:p w:rsidR="00195CDF" w:rsidRDefault="00195CDF" w:rsidP="00195CDF">
      <w:pPr>
        <w:pStyle w:val="Heading2"/>
        <w:ind w:left="1440"/>
        <w:rPr>
          <w:rFonts w:ascii="Times New Roman" w:hAnsi="Times New Roman"/>
          <w:b w:val="0"/>
          <w:bCs w:val="0"/>
          <w:i w:val="0"/>
          <w:iCs w:val="0"/>
          <w:sz w:val="24"/>
          <w:szCs w:val="24"/>
        </w:rPr>
      </w:pPr>
    </w:p>
    <w:p w:rsidR="00F83ED3" w:rsidRDefault="00F83ED3" w:rsidP="0001161A">
      <w:pPr>
        <w:pStyle w:val="Heading2"/>
        <w:numPr>
          <w:ilvl w:val="1"/>
          <w:numId w:val="30"/>
        </w:numPr>
        <w:rPr>
          <w:i w:val="0"/>
        </w:rPr>
      </w:pPr>
      <w:bookmarkStart w:id="243" w:name="_Toc379011153"/>
      <w:r w:rsidRPr="00CD534C">
        <w:rPr>
          <w:i w:val="0"/>
        </w:rPr>
        <w:t>Introduction</w:t>
      </w:r>
      <w:bookmarkEnd w:id="243"/>
    </w:p>
    <w:p w:rsidR="0001161A" w:rsidRPr="0001161A" w:rsidRDefault="0001161A" w:rsidP="0001161A"/>
    <w:p w:rsidR="0001161A" w:rsidRDefault="00A44A8A" w:rsidP="0001161A">
      <w:pPr>
        <w:spacing w:line="360" w:lineRule="auto"/>
      </w:pPr>
      <w:r>
        <w:t xml:space="preserve">The </w:t>
      </w:r>
      <w:r w:rsidRPr="00A44A8A">
        <w:rPr>
          <w:i/>
        </w:rPr>
        <w:t>pgfltstat()</w:t>
      </w:r>
      <w:r>
        <w:rPr>
          <w:i/>
        </w:rPr>
        <w:t xml:space="preserve"> </w:t>
      </w:r>
      <w:r>
        <w:t xml:space="preserve"> implemented in this assignment provides the number of major page faults, number of minor page faults for a given input process(es). The system call was implemented on linux kernel 3.12.6 and tested on Ubuntu 13.04 LTS machine.</w:t>
      </w:r>
    </w:p>
    <w:p w:rsidR="00A44A8A" w:rsidRPr="00A44A8A" w:rsidRDefault="00A44A8A" w:rsidP="0001161A">
      <w:pPr>
        <w:spacing w:line="360" w:lineRule="auto"/>
      </w:pPr>
      <w:r>
        <w:t xml:space="preserve">The following sections describe about </w:t>
      </w:r>
      <w:r w:rsidR="00EF1A51">
        <w:t>the details of the system call.</w:t>
      </w:r>
    </w:p>
    <w:p w:rsidR="0001161A" w:rsidRPr="00822DAC" w:rsidRDefault="00A44A8A" w:rsidP="0001161A">
      <w:pPr>
        <w:pStyle w:val="Heading2"/>
        <w:numPr>
          <w:ilvl w:val="1"/>
          <w:numId w:val="30"/>
        </w:numPr>
        <w:rPr>
          <w:i w:val="0"/>
        </w:rPr>
      </w:pPr>
      <w:bookmarkStart w:id="244" w:name="_Toc379011154"/>
      <w:r>
        <w:rPr>
          <w:i w:val="0"/>
        </w:rPr>
        <w:t>System Call Design</w:t>
      </w:r>
      <w:bookmarkEnd w:id="244"/>
    </w:p>
    <w:p w:rsidR="0001161A" w:rsidRDefault="0001161A" w:rsidP="0001161A">
      <w:pPr>
        <w:spacing w:line="360" w:lineRule="auto"/>
      </w:pPr>
    </w:p>
    <w:p w:rsidR="00A44A8A" w:rsidRDefault="00A44A8A" w:rsidP="00A44A8A">
      <w:pPr>
        <w:pStyle w:val="ListParagraph"/>
        <w:spacing w:line="360" w:lineRule="auto"/>
        <w:ind w:left="360"/>
      </w:pPr>
      <w:r>
        <w:t>The system call is prototyped as shown below:</w:t>
      </w:r>
    </w:p>
    <w:p w:rsidR="00A44A8A" w:rsidRDefault="008D3F5A" w:rsidP="00A44A8A">
      <w:pPr>
        <w:pStyle w:val="ListParagraph"/>
        <w:spacing w:line="360" w:lineRule="auto"/>
        <w:ind w:left="360"/>
        <w:rPr>
          <w:b/>
          <w:iCs/>
          <w:sz w:val="22"/>
          <w:szCs w:val="22"/>
        </w:rPr>
      </w:pPr>
      <w:r>
        <w:rPr>
          <w:noProof/>
        </w:rPr>
        <w:drawing>
          <wp:inline distT="0" distB="0" distL="0" distR="0" wp14:anchorId="35E230DF" wp14:editId="4179AF3B">
            <wp:extent cx="51244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124450" cy="419100"/>
                    </a:xfrm>
                    <a:prstGeom prst="rect">
                      <a:avLst/>
                    </a:prstGeom>
                  </pic:spPr>
                </pic:pic>
              </a:graphicData>
            </a:graphic>
          </wp:inline>
        </w:drawing>
      </w:r>
    </w:p>
    <w:p w:rsidR="00A44A8A" w:rsidRPr="004B2F7D" w:rsidRDefault="00A44A8A" w:rsidP="00A44A8A">
      <w:pPr>
        <w:pStyle w:val="ListParagraph"/>
        <w:spacing w:line="360" w:lineRule="auto"/>
        <w:ind w:left="360"/>
        <w:rPr>
          <w:iCs/>
          <w:sz w:val="22"/>
          <w:szCs w:val="22"/>
          <w:u w:val="single"/>
        </w:rPr>
      </w:pPr>
      <w:r w:rsidRPr="004B2F7D">
        <w:rPr>
          <w:iCs/>
          <w:sz w:val="22"/>
          <w:szCs w:val="22"/>
          <w:u w:val="single"/>
        </w:rPr>
        <w:t>System call name - sys_pgfltstat</w:t>
      </w:r>
    </w:p>
    <w:p w:rsidR="004B2F7D" w:rsidRDefault="004B2F7D" w:rsidP="00A44A8A">
      <w:pPr>
        <w:pStyle w:val="ListParagraph"/>
        <w:spacing w:line="360" w:lineRule="auto"/>
        <w:ind w:left="360"/>
        <w:rPr>
          <w:iCs/>
          <w:sz w:val="22"/>
          <w:szCs w:val="22"/>
        </w:rPr>
      </w:pPr>
      <w:r>
        <w:rPr>
          <w:iCs/>
          <w:sz w:val="22"/>
          <w:szCs w:val="22"/>
        </w:rPr>
        <w:t>Input arguments:</w:t>
      </w:r>
    </w:p>
    <w:p w:rsidR="00C45F99" w:rsidRDefault="00C45F99" w:rsidP="00C45F99">
      <w:pPr>
        <w:pStyle w:val="ListParagraph"/>
        <w:numPr>
          <w:ilvl w:val="0"/>
          <w:numId w:val="36"/>
        </w:numPr>
        <w:spacing w:line="360" w:lineRule="auto"/>
        <w:rPr>
          <w:iCs/>
          <w:sz w:val="22"/>
          <w:szCs w:val="22"/>
        </w:rPr>
      </w:pPr>
    </w:p>
    <w:p w:rsidR="004B2F7D" w:rsidRDefault="004B2F7D" w:rsidP="00A44A8A">
      <w:pPr>
        <w:pStyle w:val="ListParagraph"/>
        <w:spacing w:line="360" w:lineRule="auto"/>
        <w:ind w:left="360"/>
        <w:rPr>
          <w:iCs/>
          <w:sz w:val="22"/>
          <w:szCs w:val="22"/>
        </w:rPr>
      </w:pPr>
      <w:r w:rsidRPr="0058292D">
        <w:rPr>
          <w:b/>
          <w:i/>
          <w:iCs/>
          <w:sz w:val="22"/>
          <w:szCs w:val="22"/>
        </w:rPr>
        <w:t>int val</w:t>
      </w:r>
      <w:r w:rsidR="0058292D">
        <w:rPr>
          <w:iCs/>
          <w:sz w:val="22"/>
          <w:szCs w:val="22"/>
        </w:rPr>
        <w:t xml:space="preserve"> - </w:t>
      </w:r>
      <w:r>
        <w:rPr>
          <w:iCs/>
          <w:sz w:val="22"/>
          <w:szCs w:val="22"/>
        </w:rPr>
        <w:t xml:space="preserve">  describes whether the page fault stat</w:t>
      </w:r>
      <w:r w:rsidR="0058292D">
        <w:rPr>
          <w:iCs/>
          <w:sz w:val="22"/>
          <w:szCs w:val="22"/>
        </w:rPr>
        <w:t>i</w:t>
      </w:r>
      <w:r>
        <w:rPr>
          <w:iCs/>
          <w:sz w:val="22"/>
          <w:szCs w:val="22"/>
        </w:rPr>
        <w:t>stics is required for a single process , a group of processes or all the processes running in the system.</w:t>
      </w:r>
    </w:p>
    <w:p w:rsidR="004B2F7D" w:rsidRDefault="004B2F7D" w:rsidP="00A44A8A">
      <w:pPr>
        <w:pStyle w:val="ListParagraph"/>
        <w:spacing w:line="360" w:lineRule="auto"/>
        <w:ind w:left="360"/>
        <w:rPr>
          <w:iCs/>
          <w:sz w:val="22"/>
          <w:szCs w:val="22"/>
        </w:rPr>
      </w:pPr>
      <w:r w:rsidRPr="0058292D">
        <w:rPr>
          <w:b/>
          <w:i/>
          <w:iCs/>
          <w:sz w:val="22"/>
          <w:szCs w:val="22"/>
        </w:rPr>
        <w:t>val</w:t>
      </w:r>
      <w:r>
        <w:rPr>
          <w:i/>
          <w:iCs/>
          <w:sz w:val="22"/>
          <w:szCs w:val="22"/>
        </w:rPr>
        <w:t xml:space="preserve"> </w:t>
      </w:r>
      <w:r w:rsidR="00C45F99" w:rsidRPr="00C45F99">
        <w:rPr>
          <w:i/>
          <w:iCs/>
          <w:sz w:val="22"/>
          <w:szCs w:val="22"/>
        </w:rPr>
        <w:sym w:font="Wingdings" w:char="F0E8"/>
      </w:r>
      <w:r w:rsidR="0058292D">
        <w:rPr>
          <w:i/>
          <w:iCs/>
          <w:sz w:val="22"/>
          <w:szCs w:val="22"/>
        </w:rPr>
        <w:t xml:space="preserve"> -1</w:t>
      </w:r>
      <w:r>
        <w:rPr>
          <w:iCs/>
          <w:sz w:val="22"/>
          <w:szCs w:val="22"/>
        </w:rPr>
        <w:t xml:space="preserve"> means</w:t>
      </w:r>
      <w:r w:rsidR="0058292D">
        <w:rPr>
          <w:iCs/>
          <w:sz w:val="22"/>
          <w:szCs w:val="22"/>
        </w:rPr>
        <w:t xml:space="preserve"> page fault statistics are calculated for the process whose </w:t>
      </w:r>
      <w:r w:rsidR="0058292D" w:rsidRPr="0058292D">
        <w:rPr>
          <w:b/>
          <w:i/>
          <w:iCs/>
          <w:sz w:val="22"/>
          <w:szCs w:val="22"/>
        </w:rPr>
        <w:t>pid</w:t>
      </w:r>
      <w:r w:rsidR="0058292D">
        <w:rPr>
          <w:iCs/>
          <w:sz w:val="22"/>
          <w:szCs w:val="22"/>
        </w:rPr>
        <w:t xml:space="preserve"> is the second input</w:t>
      </w:r>
    </w:p>
    <w:p w:rsidR="0058292D" w:rsidRDefault="0058292D" w:rsidP="00A44A8A">
      <w:pPr>
        <w:pStyle w:val="ListParagraph"/>
        <w:spacing w:line="360" w:lineRule="auto"/>
        <w:ind w:left="360"/>
        <w:rPr>
          <w:iCs/>
          <w:sz w:val="22"/>
          <w:szCs w:val="22"/>
        </w:rPr>
      </w:pPr>
      <w:r w:rsidRPr="0058292D">
        <w:rPr>
          <w:b/>
          <w:i/>
          <w:iCs/>
          <w:sz w:val="22"/>
          <w:szCs w:val="22"/>
        </w:rPr>
        <w:t>val</w:t>
      </w:r>
      <w:r>
        <w:rPr>
          <w:i/>
          <w:iCs/>
          <w:sz w:val="22"/>
          <w:szCs w:val="22"/>
        </w:rPr>
        <w:t xml:space="preserve"> </w:t>
      </w:r>
      <w:r w:rsidR="00C45F99" w:rsidRPr="00C45F99">
        <w:rPr>
          <w:i/>
          <w:iCs/>
          <w:sz w:val="22"/>
          <w:szCs w:val="22"/>
        </w:rPr>
        <w:sym w:font="Wingdings" w:char="F0E8"/>
      </w:r>
      <w:r w:rsidR="00C45F99">
        <w:rPr>
          <w:i/>
          <w:iCs/>
          <w:sz w:val="22"/>
          <w:szCs w:val="22"/>
        </w:rPr>
        <w:t xml:space="preserve"> </w:t>
      </w:r>
      <w:r>
        <w:rPr>
          <w:i/>
          <w:iCs/>
          <w:sz w:val="22"/>
          <w:szCs w:val="22"/>
        </w:rPr>
        <w:t xml:space="preserve"> group id means </w:t>
      </w:r>
      <w:r>
        <w:rPr>
          <w:iCs/>
          <w:sz w:val="22"/>
          <w:szCs w:val="22"/>
        </w:rPr>
        <w:t>page fault statistics are calculated for all the processes belonging to the group indicated by the group id.</w:t>
      </w:r>
    </w:p>
    <w:p w:rsidR="0058292D" w:rsidRDefault="0058292D" w:rsidP="00A44A8A">
      <w:pPr>
        <w:pStyle w:val="ListParagraph"/>
        <w:spacing w:line="360" w:lineRule="auto"/>
        <w:ind w:left="360"/>
        <w:rPr>
          <w:iCs/>
          <w:sz w:val="22"/>
          <w:szCs w:val="22"/>
        </w:rPr>
      </w:pPr>
      <w:r w:rsidRPr="0058292D">
        <w:rPr>
          <w:b/>
          <w:i/>
          <w:iCs/>
          <w:sz w:val="22"/>
          <w:szCs w:val="22"/>
        </w:rPr>
        <w:t>val</w:t>
      </w:r>
      <w:r>
        <w:rPr>
          <w:i/>
          <w:iCs/>
          <w:sz w:val="22"/>
          <w:szCs w:val="22"/>
        </w:rPr>
        <w:t xml:space="preserve"> </w:t>
      </w:r>
      <w:r w:rsidR="00C45F99" w:rsidRPr="00C45F99">
        <w:rPr>
          <w:i/>
          <w:iCs/>
          <w:sz w:val="22"/>
          <w:szCs w:val="22"/>
        </w:rPr>
        <w:sym w:font="Wingdings" w:char="F0E8"/>
      </w:r>
      <w:r w:rsidR="00C45F99">
        <w:rPr>
          <w:i/>
          <w:iCs/>
          <w:sz w:val="22"/>
          <w:szCs w:val="22"/>
        </w:rPr>
        <w:t xml:space="preserve"> </w:t>
      </w:r>
      <w:r>
        <w:rPr>
          <w:i/>
          <w:iCs/>
          <w:sz w:val="22"/>
          <w:szCs w:val="22"/>
        </w:rPr>
        <w:t xml:space="preserve"> -2 means </w:t>
      </w:r>
      <w:r>
        <w:rPr>
          <w:iCs/>
          <w:sz w:val="22"/>
          <w:szCs w:val="22"/>
        </w:rPr>
        <w:t>page fault statistics are calculated for all the processes running in the system</w:t>
      </w:r>
    </w:p>
    <w:p w:rsidR="00C45F99" w:rsidRDefault="00C45F99" w:rsidP="00A44A8A">
      <w:pPr>
        <w:pStyle w:val="ListParagraph"/>
        <w:spacing w:line="360" w:lineRule="auto"/>
        <w:ind w:left="360"/>
        <w:rPr>
          <w:iCs/>
          <w:sz w:val="22"/>
          <w:szCs w:val="22"/>
        </w:rPr>
      </w:pPr>
      <w:r>
        <w:rPr>
          <w:iCs/>
          <w:sz w:val="22"/>
          <w:szCs w:val="22"/>
        </w:rPr>
        <w:t>2)</w:t>
      </w:r>
    </w:p>
    <w:p w:rsidR="00C45F99" w:rsidRDefault="00C45F99" w:rsidP="00A44A8A">
      <w:pPr>
        <w:pStyle w:val="ListParagraph"/>
        <w:spacing w:line="360" w:lineRule="auto"/>
        <w:ind w:left="360"/>
        <w:rPr>
          <w:iCs/>
          <w:sz w:val="22"/>
          <w:szCs w:val="22"/>
        </w:rPr>
      </w:pPr>
      <w:r w:rsidRPr="00A44A8A">
        <w:rPr>
          <w:b/>
          <w:i/>
          <w:iCs/>
          <w:sz w:val="22"/>
          <w:szCs w:val="22"/>
        </w:rPr>
        <w:t>p</w:t>
      </w:r>
      <w:r>
        <w:rPr>
          <w:b/>
          <w:i/>
          <w:iCs/>
          <w:sz w:val="22"/>
          <w:szCs w:val="22"/>
        </w:rPr>
        <w:t xml:space="preserve">id_t pid </w:t>
      </w:r>
      <w:r>
        <w:rPr>
          <w:i/>
          <w:iCs/>
          <w:sz w:val="22"/>
          <w:szCs w:val="22"/>
        </w:rPr>
        <w:t>–</w:t>
      </w:r>
      <w:r w:rsidRPr="00C45F99">
        <w:rPr>
          <w:i/>
          <w:iCs/>
          <w:sz w:val="22"/>
          <w:szCs w:val="22"/>
        </w:rPr>
        <w:t xml:space="preserve"> </w:t>
      </w:r>
      <w:r>
        <w:rPr>
          <w:iCs/>
          <w:sz w:val="22"/>
          <w:szCs w:val="22"/>
        </w:rPr>
        <w:t>describes the process id of the process for which page fault statistics have to be calculated.</w:t>
      </w:r>
    </w:p>
    <w:p w:rsidR="00C45F99" w:rsidRDefault="00C45F99" w:rsidP="00A44A8A">
      <w:pPr>
        <w:pStyle w:val="ListParagraph"/>
        <w:spacing w:line="360" w:lineRule="auto"/>
        <w:ind w:left="360"/>
        <w:rPr>
          <w:iCs/>
          <w:sz w:val="22"/>
          <w:szCs w:val="22"/>
        </w:rPr>
      </w:pPr>
      <w:r w:rsidRPr="00C45F99">
        <w:rPr>
          <w:iCs/>
          <w:sz w:val="22"/>
          <w:szCs w:val="22"/>
        </w:rPr>
        <w:t xml:space="preserve">This field is </w:t>
      </w:r>
      <w:r>
        <w:rPr>
          <w:iCs/>
          <w:sz w:val="22"/>
          <w:szCs w:val="22"/>
        </w:rPr>
        <w:t>invalid if val = -2 or if val = group id.</w:t>
      </w:r>
    </w:p>
    <w:p w:rsidR="00C45F99" w:rsidRDefault="00C45F99" w:rsidP="00A44A8A">
      <w:pPr>
        <w:pStyle w:val="ListParagraph"/>
        <w:spacing w:line="360" w:lineRule="auto"/>
        <w:ind w:left="360"/>
        <w:rPr>
          <w:iCs/>
          <w:sz w:val="22"/>
          <w:szCs w:val="22"/>
        </w:rPr>
      </w:pPr>
    </w:p>
    <w:p w:rsidR="00C45F99" w:rsidRDefault="00C45F99" w:rsidP="00A44A8A">
      <w:pPr>
        <w:pStyle w:val="ListParagraph"/>
        <w:spacing w:line="360" w:lineRule="auto"/>
        <w:ind w:left="360"/>
        <w:rPr>
          <w:iCs/>
          <w:sz w:val="22"/>
          <w:szCs w:val="22"/>
        </w:rPr>
      </w:pPr>
      <w:r>
        <w:rPr>
          <w:iCs/>
          <w:sz w:val="22"/>
          <w:szCs w:val="22"/>
        </w:rPr>
        <w:t>3)</w:t>
      </w:r>
    </w:p>
    <w:p w:rsidR="00C45F99" w:rsidRDefault="00C45F99" w:rsidP="00A44A8A">
      <w:pPr>
        <w:pStyle w:val="ListParagraph"/>
        <w:spacing w:line="360" w:lineRule="auto"/>
        <w:ind w:left="360"/>
        <w:rPr>
          <w:iCs/>
          <w:sz w:val="22"/>
          <w:szCs w:val="22"/>
        </w:rPr>
      </w:pPr>
      <w:r>
        <w:rPr>
          <w:b/>
          <w:i/>
          <w:iCs/>
          <w:sz w:val="22"/>
          <w:szCs w:val="22"/>
        </w:rPr>
        <w:t>pf_info_struct *info</w:t>
      </w:r>
      <w:r>
        <w:rPr>
          <w:b/>
          <w:iCs/>
          <w:sz w:val="22"/>
          <w:szCs w:val="22"/>
        </w:rPr>
        <w:t xml:space="preserve"> </w:t>
      </w:r>
      <w:r w:rsidRPr="00C45F99">
        <w:rPr>
          <w:iCs/>
          <w:sz w:val="22"/>
          <w:szCs w:val="22"/>
        </w:rPr>
        <w:t>is a user defined</w:t>
      </w:r>
      <w:r>
        <w:rPr>
          <w:b/>
          <w:iCs/>
          <w:sz w:val="22"/>
          <w:szCs w:val="22"/>
        </w:rPr>
        <w:t xml:space="preserve"> </w:t>
      </w:r>
      <w:r w:rsidRPr="00C45F99">
        <w:rPr>
          <w:iCs/>
          <w:sz w:val="22"/>
          <w:szCs w:val="22"/>
        </w:rPr>
        <w:t>input</w:t>
      </w:r>
      <w:r>
        <w:rPr>
          <w:iCs/>
          <w:sz w:val="22"/>
          <w:szCs w:val="22"/>
        </w:rPr>
        <w:t xml:space="preserve"> output variable which gives the page fault statistics</w:t>
      </w:r>
      <w:r w:rsidR="008D3F5A">
        <w:rPr>
          <w:iCs/>
          <w:sz w:val="22"/>
          <w:szCs w:val="22"/>
        </w:rPr>
        <w:t xml:space="preserve">. </w:t>
      </w:r>
      <w:r w:rsidR="008D3F5A" w:rsidRPr="008D3F5A">
        <w:rPr>
          <w:b/>
          <w:i/>
          <w:iCs/>
          <w:sz w:val="22"/>
          <w:szCs w:val="22"/>
        </w:rPr>
        <w:t>pf_info_struct</w:t>
      </w:r>
      <w:r w:rsidR="008D3F5A">
        <w:rPr>
          <w:b/>
          <w:i/>
          <w:iCs/>
          <w:sz w:val="22"/>
          <w:szCs w:val="22"/>
        </w:rPr>
        <w:t xml:space="preserve"> </w:t>
      </w:r>
      <w:r w:rsidR="008D3F5A">
        <w:rPr>
          <w:iCs/>
          <w:sz w:val="22"/>
          <w:szCs w:val="22"/>
        </w:rPr>
        <w:t>has the following fields,</w:t>
      </w:r>
    </w:p>
    <w:p w:rsidR="008D3F5A" w:rsidRDefault="008D3F5A" w:rsidP="00A44A8A">
      <w:pPr>
        <w:pStyle w:val="ListParagraph"/>
        <w:spacing w:line="360" w:lineRule="auto"/>
        <w:ind w:left="360"/>
        <w:rPr>
          <w:iCs/>
          <w:sz w:val="22"/>
          <w:szCs w:val="22"/>
        </w:rPr>
      </w:pPr>
    </w:p>
    <w:p w:rsidR="008D3F5A" w:rsidRPr="008D3F5A" w:rsidRDefault="008D3F5A" w:rsidP="008D3F5A">
      <w:pPr>
        <w:pStyle w:val="ListParagraph"/>
        <w:spacing w:line="360" w:lineRule="auto"/>
        <w:ind w:left="360"/>
        <w:rPr>
          <w:iCs/>
          <w:sz w:val="22"/>
          <w:szCs w:val="22"/>
        </w:rPr>
      </w:pPr>
      <w:r>
        <w:rPr>
          <w:noProof/>
        </w:rPr>
        <w:lastRenderedPageBreak/>
        <w:drawing>
          <wp:inline distT="0" distB="0" distL="0" distR="0" wp14:anchorId="74444A90" wp14:editId="7AED783C">
            <wp:extent cx="5943600" cy="1028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028700"/>
                    </a:xfrm>
                    <a:prstGeom prst="rect">
                      <a:avLst/>
                    </a:prstGeom>
                  </pic:spPr>
                </pic:pic>
              </a:graphicData>
            </a:graphic>
          </wp:inline>
        </w:drawing>
      </w:r>
    </w:p>
    <w:p w:rsidR="00D27351" w:rsidRDefault="00D27351" w:rsidP="0055731D">
      <w:pPr>
        <w:pStyle w:val="Heading2"/>
        <w:numPr>
          <w:ilvl w:val="1"/>
          <w:numId w:val="30"/>
        </w:numPr>
        <w:rPr>
          <w:i w:val="0"/>
        </w:rPr>
      </w:pPr>
      <w:bookmarkStart w:id="245" w:name="_Toc379011155"/>
      <w:r w:rsidRPr="00822DAC">
        <w:rPr>
          <w:i w:val="0"/>
        </w:rPr>
        <w:t xml:space="preserve">Algorithm </w:t>
      </w:r>
      <w:r w:rsidR="008D3F5A">
        <w:rPr>
          <w:i w:val="0"/>
        </w:rPr>
        <w:t>Flowchart</w:t>
      </w:r>
      <w:bookmarkEnd w:id="245"/>
    </w:p>
    <w:p w:rsidR="005A596C" w:rsidRDefault="00EF1A51" w:rsidP="005A596C">
      <w:r>
        <w:rPr>
          <w:noProof/>
        </w:rPr>
        <mc:AlternateContent>
          <mc:Choice Requires="wpg">
            <w:drawing>
              <wp:anchor distT="0" distB="0" distL="114300" distR="114300" simplePos="0" relativeHeight="251741184" behindDoc="0" locked="0" layoutInCell="1" allowOverlap="1" wp14:anchorId="032A94A8" wp14:editId="13959214">
                <wp:simplePos x="0" y="0"/>
                <wp:positionH relativeFrom="column">
                  <wp:posOffset>-160489</wp:posOffset>
                </wp:positionH>
                <wp:positionV relativeFrom="paragraph">
                  <wp:posOffset>100993</wp:posOffset>
                </wp:positionV>
                <wp:extent cx="6455879" cy="7350760"/>
                <wp:effectExtent l="0" t="0" r="2540" b="2540"/>
                <wp:wrapNone/>
                <wp:docPr id="80" name="Group 80"/>
                <wp:cNvGraphicFramePr/>
                <a:graphic xmlns:a="http://schemas.openxmlformats.org/drawingml/2006/main">
                  <a:graphicData uri="http://schemas.microsoft.com/office/word/2010/wordprocessingGroup">
                    <wpg:wgp>
                      <wpg:cNvGrpSpPr/>
                      <wpg:grpSpPr>
                        <a:xfrm>
                          <a:off x="0" y="0"/>
                          <a:ext cx="6455879" cy="7350760"/>
                          <a:chOff x="0" y="0"/>
                          <a:chExt cx="6455879" cy="7350760"/>
                        </a:xfrm>
                      </wpg:grpSpPr>
                      <wpg:grpSp>
                        <wpg:cNvPr id="78" name="Group 78"/>
                        <wpg:cNvGrpSpPr/>
                        <wpg:grpSpPr>
                          <a:xfrm>
                            <a:off x="0" y="0"/>
                            <a:ext cx="6455879" cy="7036490"/>
                            <a:chOff x="0" y="0"/>
                            <a:chExt cx="6455879" cy="7036490"/>
                          </a:xfrm>
                        </wpg:grpSpPr>
                        <wpg:grpSp>
                          <wpg:cNvPr id="76" name="Group 76"/>
                          <wpg:cNvGrpSpPr/>
                          <wpg:grpSpPr>
                            <a:xfrm>
                              <a:off x="0" y="0"/>
                              <a:ext cx="6392807" cy="7036490"/>
                              <a:chOff x="0" y="0"/>
                              <a:chExt cx="6392807" cy="7036490"/>
                            </a:xfrm>
                          </wpg:grpSpPr>
                          <wps:wsp>
                            <wps:cNvPr id="56" name="Flowchart: Connector 56"/>
                            <wps:cNvSpPr/>
                            <wps:spPr>
                              <a:xfrm>
                                <a:off x="2775005" y="6615485"/>
                                <a:ext cx="874395" cy="42100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CF5D7D" w:rsidRDefault="00930FB1" w:rsidP="005368B2">
                                  <w:pPr>
                                    <w:jc w:val="center"/>
                                    <w:rPr>
                                      <w:color w:val="000000" w:themeColor="text1"/>
                                    </w:rPr>
                                  </w:pPr>
                                  <w:r>
                                    <w:rPr>
                                      <w:color w:val="000000" w:themeColor="text1"/>
                                    </w:rPr>
                                    <w:t>Exit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5" name="Group 75"/>
                            <wpg:cNvGrpSpPr/>
                            <wpg:grpSpPr>
                              <a:xfrm>
                                <a:off x="0" y="0"/>
                                <a:ext cx="6392807" cy="6822219"/>
                                <a:chOff x="0" y="0"/>
                                <a:chExt cx="6392807" cy="6822219"/>
                              </a:xfrm>
                            </wpg:grpSpPr>
                            <wpg:grpSp>
                              <wpg:cNvPr id="73" name="Group 73"/>
                              <wpg:cNvGrpSpPr/>
                              <wpg:grpSpPr>
                                <a:xfrm>
                                  <a:off x="0" y="0"/>
                                  <a:ext cx="6392807" cy="6822219"/>
                                  <a:chOff x="0" y="0"/>
                                  <a:chExt cx="6392807" cy="6822219"/>
                                </a:xfrm>
                              </wpg:grpSpPr>
                              <wps:wsp>
                                <wps:cNvPr id="72" name="Straight Arrow Connector 72"/>
                                <wps:cNvCnPr/>
                                <wps:spPr>
                                  <a:xfrm>
                                    <a:off x="4548146" y="3411109"/>
                                    <a:ext cx="0" cy="3410088"/>
                                  </a:xfrm>
                                  <a:prstGeom prst="straightConnector1">
                                    <a:avLst/>
                                  </a:prstGeom>
                                  <a:ln>
                                    <a:prstDash val="dash"/>
                                    <a:tailEnd type="arrow"/>
                                  </a:ln>
                                </wps:spPr>
                                <wps:style>
                                  <a:lnRef idx="1">
                                    <a:schemeClr val="accent1"/>
                                  </a:lnRef>
                                  <a:fillRef idx="0">
                                    <a:schemeClr val="accent1"/>
                                  </a:fillRef>
                                  <a:effectRef idx="0">
                                    <a:schemeClr val="accent1"/>
                                  </a:effectRef>
                                  <a:fontRef idx="minor">
                                    <a:schemeClr val="tx1"/>
                                  </a:fontRef>
                                </wps:style>
                                <wps:bodyPr/>
                              </wps:wsp>
                              <wpg:grpSp>
                                <wpg:cNvPr id="70" name="Group 70"/>
                                <wpg:cNvGrpSpPr/>
                                <wpg:grpSpPr>
                                  <a:xfrm>
                                    <a:off x="0" y="0"/>
                                    <a:ext cx="6392807" cy="6822219"/>
                                    <a:chOff x="0" y="0"/>
                                    <a:chExt cx="6392807" cy="6822219"/>
                                  </a:xfrm>
                                </wpg:grpSpPr>
                                <wpg:grpSp>
                                  <wpg:cNvPr id="64" name="Group 64"/>
                                  <wpg:cNvGrpSpPr/>
                                  <wpg:grpSpPr>
                                    <a:xfrm>
                                      <a:off x="119269" y="0"/>
                                      <a:ext cx="6273538" cy="6822219"/>
                                      <a:chOff x="39797" y="0"/>
                                      <a:chExt cx="6273538" cy="6822219"/>
                                    </a:xfrm>
                                  </wpg:grpSpPr>
                                  <wpg:grpSp>
                                    <wpg:cNvPr id="61" name="Group 61"/>
                                    <wpg:cNvGrpSpPr/>
                                    <wpg:grpSpPr>
                                      <a:xfrm>
                                        <a:off x="238539" y="0"/>
                                        <a:ext cx="6074796" cy="6822219"/>
                                        <a:chOff x="0" y="0"/>
                                        <a:chExt cx="6074796" cy="6822219"/>
                                      </a:xfrm>
                                    </wpg:grpSpPr>
                                    <wpg:grpSp>
                                      <wpg:cNvPr id="54" name="Group 54"/>
                                      <wpg:cNvGrpSpPr/>
                                      <wpg:grpSpPr>
                                        <a:xfrm>
                                          <a:off x="0" y="0"/>
                                          <a:ext cx="5827395" cy="6313170"/>
                                          <a:chOff x="0" y="0"/>
                                          <a:chExt cx="5827754" cy="6313808"/>
                                        </a:xfrm>
                                      </wpg:grpSpPr>
                                      <wps:wsp>
                                        <wps:cNvPr id="27" name="Straight Arrow Connector 27"/>
                                        <wps:cNvCnPr/>
                                        <wps:spPr>
                                          <a:xfrm>
                                            <a:off x="922351" y="2767053"/>
                                            <a:ext cx="0" cy="334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077154" y="2687540"/>
                                            <a:ext cx="0" cy="269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53" name="Group 53"/>
                                        <wpg:cNvGrpSpPr/>
                                        <wpg:grpSpPr>
                                          <a:xfrm>
                                            <a:off x="0" y="0"/>
                                            <a:ext cx="5827754" cy="6313808"/>
                                            <a:chOff x="0" y="0"/>
                                            <a:chExt cx="5827754" cy="6313808"/>
                                          </a:xfrm>
                                        </wpg:grpSpPr>
                                        <wpg:grpSp>
                                          <wpg:cNvPr id="52" name="Group 52"/>
                                          <wpg:cNvGrpSpPr/>
                                          <wpg:grpSpPr>
                                            <a:xfrm>
                                              <a:off x="0" y="0"/>
                                              <a:ext cx="5827754" cy="6313808"/>
                                              <a:chOff x="0" y="0"/>
                                              <a:chExt cx="5827754" cy="6313808"/>
                                            </a:xfrm>
                                          </wpg:grpSpPr>
                                          <wps:wsp>
                                            <wps:cNvPr id="28" name="Flowchart: Alternate Process 28"/>
                                            <wps:cNvSpPr/>
                                            <wps:spPr>
                                              <a:xfrm>
                                                <a:off x="262393" y="4715123"/>
                                                <a:ext cx="1232452" cy="834887"/>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7C06F2" w:rsidRDefault="00930FB1" w:rsidP="007C06F2">
                                                  <w:pPr>
                                                    <w:jc w:val="center"/>
                                                    <w:rPr>
                                                      <w:color w:val="000000" w:themeColor="text1"/>
                                                    </w:rPr>
                                                  </w:pPr>
                                                  <w:r w:rsidRPr="007C06F2">
                                                    <w:rPr>
                                                      <w:color w:val="000000" w:themeColor="text1"/>
                                                    </w:rPr>
                                                    <w:t xml:space="preserve">Get the </w:t>
                                                  </w:r>
                                                  <w:proofErr w:type="spellStart"/>
                                                  <w:proofErr w:type="gramStart"/>
                                                  <w:r>
                                                    <w:rPr>
                                                      <w:color w:val="000000" w:themeColor="text1"/>
                                                    </w:rPr>
                                                    <w:t>pid</w:t>
                                                  </w:r>
                                                  <w:proofErr w:type="spellEnd"/>
                                                  <w:proofErr w:type="gramEnd"/>
                                                  <w:r>
                                                    <w:rPr>
                                                      <w:color w:val="000000" w:themeColor="text1"/>
                                                    </w:rPr>
                                                    <w:t xml:space="preserve"> value from </w:t>
                                                  </w:r>
                                                  <w:proofErr w:type="spellStart"/>
                                                  <w:r w:rsidRPr="007C06F2">
                                                    <w:rPr>
                                                      <w:color w:val="000000" w:themeColor="text1"/>
                                                    </w:rPr>
                                                    <w:t>pid_t</w:t>
                                                  </w:r>
                                                  <w:proofErr w:type="spellEnd"/>
                                                  <w:r>
                                                    <w:rPr>
                                                      <w:color w:val="000000" w:themeColor="text1"/>
                                                    </w:rPr>
                                                    <w:t xml:space="preserve"> structure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Alternate Process 29"/>
                                            <wps:cNvSpPr/>
                                            <wps:spPr>
                                              <a:xfrm>
                                                <a:off x="151074" y="5955477"/>
                                                <a:ext cx="5469890" cy="358331"/>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7C06F2" w:rsidRDefault="00930FB1" w:rsidP="007C06F2">
                                                  <w:pPr>
                                                    <w:jc w:val="center"/>
                                                    <w:rPr>
                                                      <w:color w:val="000000" w:themeColor="text1"/>
                                                    </w:rPr>
                                                  </w:pPr>
                                                  <w:r w:rsidRPr="007C06F2">
                                                    <w:rPr>
                                                      <w:color w:val="000000" w:themeColor="text1"/>
                                                    </w:rPr>
                                                    <w:t xml:space="preserve">Find the resource </w:t>
                                                  </w:r>
                                                  <w:r>
                                                    <w:rPr>
                                                      <w:color w:val="000000" w:themeColor="text1"/>
                                                    </w:rPr>
                                                    <w:t xml:space="preserve">usage for the </w:t>
                                                  </w:r>
                                                  <w:r w:rsidRPr="007C06F2">
                                                    <w:rPr>
                                                      <w:color w:val="000000" w:themeColor="text1"/>
                                                    </w:rPr>
                                                    <w:t>process</w:t>
                                                  </w:r>
                                                  <w:r>
                                                    <w:rPr>
                                                      <w:color w:val="000000" w:themeColor="text1"/>
                                                    </w:rPr>
                                                    <w:t xml:space="preserve">, update the </w:t>
                                                  </w:r>
                                                  <w:proofErr w:type="spellStart"/>
                                                  <w:r w:rsidRPr="007C06F2">
                                                    <w:rPr>
                                                      <w:b/>
                                                      <w:i/>
                                                      <w:color w:val="000000" w:themeColor="text1"/>
                                                    </w:rPr>
                                                    <w:t>pf_info_struct</w:t>
                                                  </w:r>
                                                  <w:proofErr w:type="spellEnd"/>
                                                  <w:r>
                                                    <w:rPr>
                                                      <w:color w:val="000000" w:themeColor="text1"/>
                                                    </w:rPr>
                                                    <w:t xml:space="preserve"> array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owchart: Decision 37"/>
                                            <wps:cNvSpPr/>
                                            <wps:spPr>
                                              <a:xfrm>
                                                <a:off x="2115047" y="4198288"/>
                                                <a:ext cx="1924050" cy="124015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0912F0" w:rsidRDefault="00930FB1" w:rsidP="007C06F2">
                                                  <w:pPr>
                                                    <w:jc w:val="center"/>
                                                    <w:rPr>
                                                      <w:color w:val="000000" w:themeColor="text1"/>
                                                    </w:rPr>
                                                  </w:pPr>
                                                  <w:r>
                                                    <w:rPr>
                                                      <w:color w:val="000000" w:themeColor="text1"/>
                                                    </w:rPr>
                                                    <w:t xml:space="preserve"> (</w:t>
                                                  </w:r>
                                                  <w:proofErr w:type="spellStart"/>
                                                  <w:proofErr w:type="gramStart"/>
                                                  <w:r>
                                                    <w:rPr>
                                                      <w:color w:val="000000" w:themeColor="text1"/>
                                                    </w:rPr>
                                                    <w:t>groupid</w:t>
                                                  </w:r>
                                                  <w:proofErr w:type="spellEnd"/>
                                                  <w:proofErr w:type="gramEnd"/>
                                                  <w:r>
                                                    <w:rPr>
                                                      <w:color w:val="000000" w:themeColor="text1"/>
                                                    </w:rPr>
                                                    <w:t xml:space="preserve"> of process = </w:t>
                                                  </w:r>
                                                  <w:proofErr w:type="spellStart"/>
                                                  <w:r>
                                                    <w:rPr>
                                                      <w:color w:val="000000" w:themeColor="text1"/>
                                                    </w:rPr>
                                                    <w:t>val</w:t>
                                                  </w:r>
                                                  <w:proofErr w:type="spellEnd"/>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3069203" y="5438692"/>
                                                <a:ext cx="7620" cy="5162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flipH="1">
                                                <a:off x="914400" y="5550010"/>
                                                <a:ext cx="7951" cy="40493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51" name="Group 51"/>
                                            <wpg:cNvGrpSpPr/>
                                            <wpg:grpSpPr>
                                              <a:xfrm>
                                                <a:off x="0" y="0"/>
                                                <a:ext cx="5827754" cy="5954974"/>
                                                <a:chOff x="0" y="0"/>
                                                <a:chExt cx="5827754" cy="5954974"/>
                                              </a:xfrm>
                                            </wpg:grpSpPr>
                                            <wps:wsp>
                                              <wps:cNvPr id="21" name="Flowchart: Decision 21"/>
                                              <wps:cNvSpPr/>
                                              <wps:spPr>
                                                <a:xfrm>
                                                  <a:off x="0" y="3077154"/>
                                                  <a:ext cx="1844675" cy="94615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0912F0" w:rsidRDefault="00930FB1" w:rsidP="000912F0">
                                                    <w:pPr>
                                                      <w:jc w:val="center"/>
                                                      <w:rPr>
                                                        <w:color w:val="000000" w:themeColor="text1"/>
                                                      </w:rPr>
                                                    </w:pPr>
                                                    <w:r>
                                                      <w:rPr>
                                                        <w:color w:val="000000" w:themeColor="text1"/>
                                                      </w:rPr>
                                                      <w:t xml:space="preserve"> Val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a:off x="4937760" y="3077154"/>
                                                  <a:ext cx="15240" cy="2877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5" name="Flowchart: Decision 35"/>
                                              <wps:cNvSpPr/>
                                              <wps:spPr>
                                                <a:xfrm>
                                                  <a:off x="2186608" y="2934031"/>
                                                  <a:ext cx="1780540" cy="95377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0912F0" w:rsidRDefault="00930FB1" w:rsidP="007C06F2">
                                                    <w:pPr>
                                                      <w:jc w:val="center"/>
                                                      <w:rPr>
                                                        <w:color w:val="000000" w:themeColor="text1"/>
                                                      </w:rPr>
                                                    </w:pPr>
                                                    <w:r>
                                                      <w:rPr>
                                                        <w:color w:val="000000" w:themeColor="text1"/>
                                                      </w:rPr>
                                                      <w:t xml:space="preserve"> (/</w:t>
                                                    </w:r>
                                                    <w:proofErr w:type="spellStart"/>
                                                    <w:r>
                                                      <w:rPr>
                                                        <w:color w:val="000000" w:themeColor="text1"/>
                                                      </w:rPr>
                                                      <w:t>proc</w:t>
                                                    </w:r>
                                                    <w:proofErr w:type="spellEnd"/>
                                                    <w:r>
                                                      <w:rPr>
                                                        <w:color w:val="000000" w:themeColor="text1"/>
                                                      </w:rPr>
                                                      <w:t>/</w:t>
                                                    </w:r>
                                                    <w:proofErr w:type="spellStart"/>
                                                    <w:r>
                                                      <w:rPr>
                                                        <w:color w:val="000000" w:themeColor="text1"/>
                                                      </w:rPr>
                                                      <w:t>dir</w:t>
                                                    </w:r>
                                                    <w:proofErr w:type="spellEnd"/>
                                                    <w:r>
                                                      <w:rPr>
                                                        <w:color w:val="000000" w:themeColor="text1"/>
                                                      </w:rPr>
                                                      <w:t xml:space="preserve"> exists?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Arrow Connector 36"/>
                                              <wps:cNvCnPr/>
                                              <wps:spPr>
                                                <a:xfrm>
                                                  <a:off x="3077154" y="3896139"/>
                                                  <a:ext cx="0" cy="302149"/>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a:off x="914400" y="4031311"/>
                                                  <a:ext cx="0" cy="68381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cNvPr id="50" name="Group 50"/>
                                              <wpg:cNvGrpSpPr/>
                                              <wpg:grpSpPr>
                                                <a:xfrm>
                                                  <a:off x="0" y="0"/>
                                                  <a:ext cx="5827754" cy="3077154"/>
                                                  <a:chOff x="0" y="0"/>
                                                  <a:chExt cx="5827754" cy="3077154"/>
                                                </a:xfrm>
                                              </wpg:grpSpPr>
                                              <wps:wsp>
                                                <wps:cNvPr id="11" name="Flowchart: Alternate Process 11"/>
                                                <wps:cNvSpPr/>
                                                <wps:spPr>
                                                  <a:xfrm>
                                                    <a:off x="4230094" y="803081"/>
                                                    <a:ext cx="1391285" cy="731520"/>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2059BB" w:rsidRDefault="00930FB1" w:rsidP="002059BB">
                                                      <w:pPr>
                                                        <w:jc w:val="center"/>
                                                        <w:rPr>
                                                          <w:color w:val="000000" w:themeColor="text1"/>
                                                        </w:rPr>
                                                      </w:pPr>
                                                      <w:r w:rsidRPr="002059BB">
                                                        <w:rPr>
                                                          <w:color w:val="000000" w:themeColor="text1"/>
                                                        </w:rPr>
                                                        <w:t>Read</w:t>
                                                      </w:r>
                                                      <w:r>
                                                        <w:rPr>
                                                          <w:color w:val="000000" w:themeColor="text1"/>
                                                        </w:rPr>
                                                        <w:t xml:space="preserve"> /</w:t>
                                                      </w:r>
                                                      <w:proofErr w:type="spellStart"/>
                                                      <w:r>
                                                        <w:rPr>
                                                          <w:color w:val="000000" w:themeColor="text1"/>
                                                        </w:rPr>
                                                        <w:t>proc</w:t>
                                                      </w:r>
                                                      <w:proofErr w:type="spellEnd"/>
                                                      <w:r>
                                                        <w:rPr>
                                                          <w:color w:val="000000" w:themeColor="text1"/>
                                                        </w:rPr>
                                                        <w:t xml:space="preserve">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Connector 16"/>
                                                <wps:cNvSpPr/>
                                                <wps:spPr>
                                                  <a:xfrm>
                                                    <a:off x="500932" y="0"/>
                                                    <a:ext cx="874644" cy="421419"/>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CF5D7D" w:rsidRDefault="00930FB1" w:rsidP="00CF5D7D">
                                                      <w:pPr>
                                                        <w:jc w:val="center"/>
                                                        <w:rPr>
                                                          <w:color w:val="000000" w:themeColor="text1"/>
                                                        </w:rPr>
                                                      </w:pPr>
                                                      <w:r w:rsidRPr="00CF5D7D">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Flowchart: Decision 17"/>
                                                <wps:cNvSpPr/>
                                                <wps:spPr>
                                                  <a:xfrm>
                                                    <a:off x="0" y="755373"/>
                                                    <a:ext cx="1844675" cy="739140"/>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0912F0" w:rsidRDefault="00930FB1" w:rsidP="000912F0">
                                                      <w:pPr>
                                                        <w:jc w:val="center"/>
                                                        <w:rPr>
                                                          <w:color w:val="000000" w:themeColor="text1"/>
                                                        </w:rPr>
                                                      </w:pPr>
                                                      <w:r>
                                                        <w:rPr>
                                                          <w:color w:val="000000" w:themeColor="text1"/>
                                                        </w:rPr>
                                                        <w:t xml:space="preserve"> Val = </w:t>
                                                      </w:r>
                                                      <w:r w:rsidRPr="000912F0">
                                                        <w:rPr>
                                                          <w:color w:val="000000" w:themeColor="text1"/>
                                                        </w:rPr>
                                                        <w:t>-2</w:t>
                                                      </w:r>
                                                      <w:r>
                                                        <w:rPr>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Flowchart: Decision 20"/>
                                                <wps:cNvSpPr/>
                                                <wps:spPr>
                                                  <a:xfrm>
                                                    <a:off x="0" y="1820848"/>
                                                    <a:ext cx="1844675" cy="94620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0912F0" w:rsidRDefault="00930FB1" w:rsidP="000912F0">
                                                      <w:pPr>
                                                        <w:jc w:val="center"/>
                                                        <w:rPr>
                                                          <w:color w:val="000000" w:themeColor="text1"/>
                                                        </w:rPr>
                                                      </w:pPr>
                                                      <w:r>
                                                        <w:rPr>
                                                          <w:color w:val="000000" w:themeColor="text1"/>
                                                        </w:rPr>
                                                        <w:t xml:space="preserve"> Val = group id?</w:t>
                                                      </w:r>
                                                    </w:p>
                                                    <w:p w:rsidR="00930FB1" w:rsidRPr="000912F0" w:rsidRDefault="00930FB1" w:rsidP="000912F0">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Straight Arrow Connector 24"/>
                                                <wps:cNvCnPr/>
                                                <wps:spPr>
                                                  <a:xfrm>
                                                    <a:off x="922351" y="421419"/>
                                                    <a:ext cx="0" cy="33436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914400" y="1494845"/>
                                                    <a:ext cx="0" cy="334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
                                                <wps:cNvCnPr/>
                                                <wps:spPr>
                                                  <a:xfrm>
                                                    <a:off x="1844702" y="1137036"/>
                                                    <a:ext cx="2385060" cy="393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wps:spPr>
                                                  <a:xfrm>
                                                    <a:off x="4937760" y="1534601"/>
                                                    <a:ext cx="0" cy="33401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1" name="Flowchart: Decision 31"/>
                                                <wps:cNvSpPr/>
                                                <wps:spPr>
                                                  <a:xfrm>
                                                    <a:off x="4047214" y="1868556"/>
                                                    <a:ext cx="1780540" cy="1208598"/>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0912F0" w:rsidRDefault="00930FB1" w:rsidP="007C06F2">
                                                      <w:pPr>
                                                        <w:jc w:val="center"/>
                                                        <w:rPr>
                                                          <w:color w:val="000000" w:themeColor="text1"/>
                                                        </w:rPr>
                                                      </w:pPr>
                                                      <w:r>
                                                        <w:rPr>
                                                          <w:color w:val="000000" w:themeColor="text1"/>
                                                        </w:rPr>
                                                        <w:t xml:space="preserve"> </w:t>
                                                      </w:r>
                                                      <w:proofErr w:type="gramStart"/>
                                                      <w:r>
                                                        <w:rPr>
                                                          <w:color w:val="000000" w:themeColor="text1"/>
                                                        </w:rPr>
                                                        <w:t>If (/</w:t>
                                                      </w:r>
                                                      <w:proofErr w:type="spellStart"/>
                                                      <w:r>
                                                        <w:rPr>
                                                          <w:color w:val="000000" w:themeColor="text1"/>
                                                        </w:rPr>
                                                        <w:t>proc</w:t>
                                                      </w:r>
                                                      <w:proofErr w:type="spellEnd"/>
                                                      <w:r>
                                                        <w:rPr>
                                                          <w:color w:val="000000" w:themeColor="text1"/>
                                                        </w:rPr>
                                                        <w:t>/</w:t>
                                                      </w:r>
                                                      <w:proofErr w:type="spellStart"/>
                                                      <w:r>
                                                        <w:rPr>
                                                          <w:color w:val="000000" w:themeColor="text1"/>
                                                        </w:rPr>
                                                        <w:t>dir</w:t>
                                                      </w:r>
                                                      <w:proofErr w:type="spellEnd"/>
                                                      <w:r>
                                                        <w:rPr>
                                                          <w:color w:val="000000" w:themeColor="text1"/>
                                                        </w:rPr>
                                                        <w:t xml:space="preserve"> exists?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owchart: Alternate Process 34"/>
                                                <wps:cNvSpPr/>
                                                <wps:spPr>
                                                  <a:xfrm>
                                                    <a:off x="2329732" y="1956020"/>
                                                    <a:ext cx="1391285" cy="731520"/>
                                                  </a:xfrm>
                                                  <a:prstGeom prst="flowChartAlternateProcess">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30FB1" w:rsidRPr="002059BB" w:rsidRDefault="00930FB1" w:rsidP="007C06F2">
                                                      <w:pPr>
                                                        <w:jc w:val="center"/>
                                                        <w:rPr>
                                                          <w:color w:val="000000" w:themeColor="text1"/>
                                                        </w:rPr>
                                                      </w:pPr>
                                                      <w:r w:rsidRPr="002059BB">
                                                        <w:rPr>
                                                          <w:color w:val="000000" w:themeColor="text1"/>
                                                        </w:rPr>
                                                        <w:t>Read</w:t>
                                                      </w:r>
                                                      <w:r>
                                                        <w:rPr>
                                                          <w:color w:val="000000" w:themeColor="text1"/>
                                                        </w:rPr>
                                                        <w:t xml:space="preserve"> /</w:t>
                                                      </w:r>
                                                      <w:proofErr w:type="spellStart"/>
                                                      <w:r>
                                                        <w:rPr>
                                                          <w:color w:val="000000" w:themeColor="text1"/>
                                                        </w:rPr>
                                                        <w:t>proc</w:t>
                                                      </w:r>
                                                      <w:proofErr w:type="spellEnd"/>
                                                      <w:r>
                                                        <w:rPr>
                                                          <w:color w:val="000000" w:themeColor="text1"/>
                                                        </w:rPr>
                                                        <w:t xml:space="preserve"> directory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1844702" y="2297927"/>
                                                    <a:ext cx="485112"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s:wsp>
                                              <wps:cNvPr id="43" name="Rectangle 43"/>
                                              <wps:cNvSpPr/>
                                              <wps:spPr>
                                                <a:xfrm>
                                                  <a:off x="1884459" y="699714"/>
                                                  <a:ext cx="572494" cy="278296"/>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30FB1" w:rsidRDefault="00930FB1" w:rsidP="005368B2">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1001864" y="1542553"/>
                                                  <a:ext cx="572494" cy="278296"/>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30FB1" w:rsidRDefault="00930FB1" w:rsidP="005368B2">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angle 45"/>
                                              <wps:cNvSpPr/>
                                              <wps:spPr>
                                                <a:xfrm>
                                                  <a:off x="1009815" y="2775005"/>
                                                  <a:ext cx="572494" cy="278296"/>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30FB1" w:rsidRDefault="00930FB1" w:rsidP="005368B2">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1717481" y="1820848"/>
                                                  <a:ext cx="572135" cy="27813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30FB1" w:rsidRDefault="00930FB1" w:rsidP="005368B2">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4230094" y="1598212"/>
                                                  <a:ext cx="572494" cy="278296"/>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30FB1" w:rsidRDefault="00930FB1" w:rsidP="005368B2">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48" name="Rectangle 48"/>
                                          <wps:cNvSpPr/>
                                          <wps:spPr>
                                            <a:xfrm>
                                              <a:off x="3148528" y="3919991"/>
                                              <a:ext cx="572494" cy="278296"/>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30FB1" w:rsidRDefault="00930FB1" w:rsidP="005368B2">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1144988" y="4190337"/>
                                              <a:ext cx="572494" cy="278296"/>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30FB1" w:rsidRDefault="00930FB1" w:rsidP="005368B2">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60" name="Group 60"/>
                                      <wpg:cNvGrpSpPr/>
                                      <wpg:grpSpPr>
                                        <a:xfrm>
                                          <a:off x="3331596" y="2488758"/>
                                          <a:ext cx="2743200" cy="4333461"/>
                                          <a:chOff x="0" y="0"/>
                                          <a:chExt cx="2743200" cy="4333461"/>
                                        </a:xfrm>
                                      </wpg:grpSpPr>
                                      <wps:wsp>
                                        <wps:cNvPr id="57" name="Straight Arrow Connector 57"/>
                                        <wps:cNvCnPr/>
                                        <wps:spPr>
                                          <a:xfrm flipH="1">
                                            <a:off x="0" y="4333461"/>
                                            <a:ext cx="2743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8" name="Straight Connector 58"/>
                                        <wps:cNvCnPr/>
                                        <wps:spPr>
                                          <a:xfrm flipV="1">
                                            <a:off x="2743200" y="0"/>
                                            <a:ext cx="0" cy="43328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flipH="1">
                                            <a:off x="2496710" y="0"/>
                                            <a:ext cx="246490" cy="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62" name="Rectangle 62"/>
                                    <wps:cNvSpPr/>
                                    <wps:spPr>
                                      <a:xfrm>
                                        <a:off x="5287617" y="3101008"/>
                                        <a:ext cx="572135" cy="27813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30FB1" w:rsidRDefault="00930FB1" w:rsidP="00A35903">
                                          <w:pPr>
                                            <w:jc w:val="center"/>
                                          </w:pPr>
                                          <w: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39797" y="3059903"/>
                                        <a:ext cx="500903" cy="27813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30FB1" w:rsidRDefault="00930FB1" w:rsidP="00A35903">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69" name="Group 69"/>
                                  <wpg:cNvGrpSpPr/>
                                  <wpg:grpSpPr>
                                    <a:xfrm>
                                      <a:off x="0" y="3554233"/>
                                      <a:ext cx="2775005" cy="3212327"/>
                                      <a:chOff x="0" y="0"/>
                                      <a:chExt cx="2775005" cy="3212327"/>
                                    </a:xfrm>
                                  </wpg:grpSpPr>
                                  <wps:wsp>
                                    <wps:cNvPr id="66" name="Straight Connector 66"/>
                                    <wps:cNvCnPr/>
                                    <wps:spPr>
                                      <a:xfrm flipH="1" flipV="1">
                                        <a:off x="0" y="0"/>
                                        <a:ext cx="317500" cy="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flipV="1">
                                        <a:off x="0" y="0"/>
                                        <a:ext cx="1" cy="321232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8" name="Straight Arrow Connector 68"/>
                                    <wps:cNvCnPr/>
                                    <wps:spPr>
                                      <a:xfrm>
                                        <a:off x="0" y="3212327"/>
                                        <a:ext cx="277500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71" name="Straight Connector 71"/>
                                <wps:cNvCnPr/>
                                <wps:spPr>
                                  <a:xfrm flipH="1">
                                    <a:off x="4301655" y="3411109"/>
                                    <a:ext cx="246480" cy="1"/>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grpSp>
                            <wps:wsp>
                              <wps:cNvPr id="74" name="Rectangle 74"/>
                              <wps:cNvSpPr/>
                              <wps:spPr>
                                <a:xfrm>
                                  <a:off x="4150581" y="3061252"/>
                                  <a:ext cx="516835" cy="278130"/>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30FB1" w:rsidRDefault="00930FB1" w:rsidP="00A35903">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77" name="Rectangle 77"/>
                          <wps:cNvSpPr/>
                          <wps:spPr>
                            <a:xfrm>
                              <a:off x="5939624" y="2027582"/>
                              <a:ext cx="516255" cy="277495"/>
                            </a:xfrm>
                            <a:prstGeom prst="rect">
                              <a:avLst/>
                            </a:prstGeom>
                            <a:ln>
                              <a:noFill/>
                            </a:ln>
                          </wps:spPr>
                          <wps:style>
                            <a:lnRef idx="2">
                              <a:schemeClr val="accent1"/>
                            </a:lnRef>
                            <a:fillRef idx="1">
                              <a:schemeClr val="lt1"/>
                            </a:fillRef>
                            <a:effectRef idx="0">
                              <a:schemeClr val="accent1"/>
                            </a:effectRef>
                            <a:fontRef idx="minor">
                              <a:schemeClr val="dk1"/>
                            </a:fontRef>
                          </wps:style>
                          <wps:txbx>
                            <w:txbxContent>
                              <w:p w:rsidR="00930FB1" w:rsidRDefault="00930FB1" w:rsidP="00EF1A51">
                                <w:pPr>
                                  <w:jc w:val="center"/>
                                </w:pPr>
                                <w: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79" name="Text Box 79"/>
                        <wps:cNvSpPr txBox="1"/>
                        <wps:spPr>
                          <a:xfrm>
                            <a:off x="0" y="7092315"/>
                            <a:ext cx="6454775" cy="258445"/>
                          </a:xfrm>
                          <a:prstGeom prst="rect">
                            <a:avLst/>
                          </a:prstGeom>
                          <a:solidFill>
                            <a:prstClr val="white"/>
                          </a:solidFill>
                          <a:ln>
                            <a:noFill/>
                          </a:ln>
                          <a:effectLst/>
                        </wps:spPr>
                        <wps:txbx>
                          <w:txbxContent>
                            <w:p w:rsidR="00930FB1" w:rsidRPr="00EF1A51" w:rsidRDefault="00930FB1" w:rsidP="00EF1A51">
                              <w:pPr>
                                <w:pStyle w:val="Caption"/>
                                <w:jc w:val="center"/>
                                <w:rPr>
                                  <w:noProof/>
                                  <w:color w:val="000000" w:themeColor="text1"/>
                                  <w:sz w:val="24"/>
                                  <w:szCs w:val="24"/>
                                </w:rPr>
                              </w:pPr>
                              <w:r w:rsidRPr="00EF1A51">
                                <w:rPr>
                                  <w:color w:val="000000" w:themeColor="text1"/>
                                </w:rPr>
                                <w:t>Figure</w:t>
                              </w:r>
                              <w:r>
                                <w:rPr>
                                  <w:color w:val="000000" w:themeColor="text1"/>
                                </w:rPr>
                                <w:t xml:space="preserve"> 2.1</w:t>
                              </w:r>
                              <w:r w:rsidRPr="00EF1A51">
                                <w:rPr>
                                  <w:color w:val="000000" w:themeColor="text1"/>
                                </w:rPr>
                                <w:t>: Flow diagram explaining the logic for calculating the page faults.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0" o:spid="_x0000_s1028" style="position:absolute;margin-left:-12.65pt;margin-top:7.95pt;width:508.35pt;height:578.8pt;z-index:251741184" coordsize="64558,73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">
                <v:group id="Group 78" o:spid="_x0000_s1029" style="position:absolute;width:64558;height:70364" coordsize="64558,703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pQrvMMAAADbAAAADwAAAGRycy9kb3ducmV2LnhtbERPy2rCQBTdC/2H4Ra6&#10;M5O0aEt0FAlt6UIEk0Jxd8lck2DmTshM8/h7Z1Ho8nDe2/1kWjFQ7xrLCpIoBkFcWt1wpeC7+Fi+&#10;gXAeWWNrmRTM5GC/e1hsMdV25DMNua9ECGGXooLa+y6V0pU1GXSR7YgDd7W9QR9gX0nd4xjCTSuf&#10;43gtDTYcGmrsKKupvOW/RsHniOPhJXkfjrdrNl+K1ennmJBST4/TYQPC0+T/xX/uL63gNYwN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lCu8wwAAANsAAAAP&#10;AAAAAAAAAAAAAAAAAKoCAABkcnMvZG93bnJldi54bWxQSwUGAAAAAAQABAD6AAAAmgMAAAAA&#10;">
                  <v:group id="Group 76" o:spid="_x0000_s1030" style="position:absolute;width:63928;height:70364" coordsize="63928,703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6" o:spid="_x0000_s1031" type="#_x0000_t120" style="position:absolute;left:27750;top:66154;width:8744;height:4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xH2b8A&#10;AADbAAAADwAAAGRycy9kb3ducmV2LnhtbESPzQrCMBCE74LvEFbwIpqqKFKNIoLgRfDvAZZmbavN&#10;pjRRW5/eCILHYXa+2VmsalOIJ1Uut6xgOIhAECdW55wquJy3/RkI55E1FpZJQUMOVst2a4Gxti8+&#10;0vPkUxEg7GJUkHlfxlK6JCODbmBL4uBdbWXQB1mlUlf4CnBTyFEUTaXBnENDhiVtMkrup4cJbzTp&#10;rvce00Njc9snR+3wcnBKdTv1eg7CU+3/x7/0TiuYTOG7JQBAL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uXEfZvwAAANsAAAAPAAAAAAAAAAAAAAAAAJgCAABkcnMvZG93bnJl&#10;di54bWxQSwUGAAAAAAQABAD1AAAAhAMAAAAA&#10;" filled="f" strokecolor="#243f60 [1604]" strokeweight="2pt">
                      <v:textbox>
                        <w:txbxContent>
                          <w:p w:rsidR="00930FB1" w:rsidRPr="00CF5D7D" w:rsidRDefault="00930FB1" w:rsidP="005368B2">
                            <w:pPr>
                              <w:jc w:val="center"/>
                              <w:rPr>
                                <w:color w:val="000000" w:themeColor="text1"/>
                              </w:rPr>
                            </w:pPr>
                            <w:r>
                              <w:rPr>
                                <w:color w:val="000000" w:themeColor="text1"/>
                              </w:rPr>
                              <w:t>Exit</w:t>
                            </w:r>
                          </w:p>
                        </w:txbxContent>
                      </v:textbox>
                    </v:shape>
                    <v:group id="Group 75" o:spid="_x0000_s1032" style="position:absolute;width:63928;height:68222" coordsize="63928,68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CVhCLFAAAA2wAA&#10;AA8AAAAAAAAAAAAAAAAAqgIAAGRycy9kb3ducmV2LnhtbFBLBQYAAAAABAAEAPoAAACcAwAAAAA=&#10;">
                      <v:group id="Group 73" o:spid="_x0000_s1033" style="position:absolute;width:63928;height:68222" coordsize="63928,68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DC5zcQAAADbAAAADwAAAGRycy9kb3ducmV2LnhtbESPT4vCMBTE7wt+h/AE&#10;b2taxVWqUURc8SCCf0C8PZpnW2xeSpNt67ffLAh7HGbmN8xi1ZlSNFS7wrKCeBiBIE6tLjhTcL18&#10;f85AOI+ssbRMCl7kYLXsfSww0bblEzVnn4kAYZeggtz7KpHSpTkZdENbEQfvYWuDPsg6k7rGNsBN&#10;KUdR9CUNFhwWcqxok1P6PP8YBbsW2/U43jaH52Pzul8mx9shJqUG/W49B+Gp8//hd3uvFUzH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DC5zcQAAADbAAAA&#10;DwAAAAAAAAAAAAAAAACqAgAAZHJzL2Rvd25yZXYueG1sUEsFBgAAAAAEAAQA+gAAAJsDAAAAAA==&#10;">
                        <v:shapetype id="_x0000_t32" coordsize="21600,21600" o:spt="32" o:oned="t" path="m,l21600,21600e" filled="f">
                          <v:path arrowok="t" fillok="f" o:connecttype="none"/>
                          <o:lock v:ext="edit" shapetype="t"/>
                        </v:shapetype>
                        <v:shape id="Straight Arrow Connector 72" o:spid="_x0000_s1034" type="#_x0000_t32" style="position:absolute;left:45481;top:34111;width:0;height:341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aax8QAAADbAAAADwAAAGRycy9kb3ducmV2LnhtbESPQYvCMBSE74L/ITzBm6YWcZdqFBVE&#10;QRfcKoi3R/O2Ldu8lCZq/febBcHjMDPfMLNFaypxp8aVlhWMhhEI4szqknMF59Nm8AnCeWSNlWVS&#10;8CQHi3m3M8NE2wd/0z31uQgQdgkqKLyvEyldVpBBN7Q1cfB+bGPQB9nkUjf4CHBTyTiKJtJgyWGh&#10;wJrWBWW/6c0o2OrL/raKSX5dr8f1ZLw96FV2UKrfa5dTEJ5a/w6/2jut4COG/y/hB8j5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tprHxAAAANsAAAAPAAAAAAAAAAAA&#10;AAAAAKECAABkcnMvZG93bnJldi54bWxQSwUGAAAAAAQABAD5AAAAkgMAAAAA&#10;" strokecolor="#4579b8 [3044]">
                          <v:stroke dashstyle="dash" endarrow="open"/>
                        </v:shape>
                        <v:group id="Group 70" o:spid="_x0000_s1035" style="position:absolute;width:63928;height:68222" coordsize="63928,68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group id="Group 64" o:spid="_x0000_s1036" style="position:absolute;left:1192;width:62736;height:68222" coordorigin="397" coordsize="62735,68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group id="Group 61" o:spid="_x0000_s1037" style="position:absolute;left:2385;width:60748;height:68222" coordsize="60747,6822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group id="Group 54" o:spid="_x0000_s1038" style="position:absolute;width:58273;height:63131" coordsize="58277,63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x92cUAAADbAAAADwAAAGRycy9kb3ducmV2LnhtbESPT2vCQBTE74V+h+UV&#10;ejObtFokZhWRtvQQBLUg3h7ZZxLMvg3Zbf58e7dQ6HGYmd8w2WY0jeipc7VlBUkUgyAurK65VPB9&#10;+pgtQTiPrLGxTAomcrBZPz5kmGo78IH6oy9FgLBLUUHlfZtK6YqKDLrItsTBu9rOoA+yK6XucAhw&#10;08iXOH6TBmsOCxW2tKuouB1/jILPAYfta/Le57frbrqcFvtznpBSz0/jdgXC0+j/w3/tL61gMYf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RsfdnFAAAA2wAA&#10;AA8AAAAAAAAAAAAAAAAAqgIAAGRycy9kb3ducmV2LnhtbFBLBQYAAAAABAAEAPoAAACcAwAAAAA=&#10;">
                                <v:shape id="Straight Arrow Connector 27" o:spid="_x0000_s1039" type="#_x0000_t32" style="position:absolute;left:9223;top:27670;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90QH8MAAADbAAAADwAAAGRycy9kb3ducmV2LnhtbESPT4vCMBTE78J+h/AWvGmqS91SjSJC&#10;Wa/+Wdi9PZtnW2xeSpNq/fZGEDwOM/MbZrHqTS2u1LrKsoLJOAJBnFtdcaHgeMhGCQjnkTXWlknB&#10;nRyslh+DBaba3nhH170vRICwS1FB6X2TSunykgy6sW2Ig3e2rUEfZFtI3eItwE0tp1E0kwYrDgsl&#10;NrQpKb/sO6Pg63zqfxK/lkn2ZzddF8fxb/av1PCzX89BeOr9O/xqb7WC6Tc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PdEB/DAAAA2wAAAA8AAAAAAAAAAAAA&#10;AAAAoQIAAGRycy9kb3ducmV2LnhtbFBLBQYAAAAABAAEAPkAAACRAwAAAAA=&#10;" strokecolor="#4579b8 [3044]">
                                  <v:stroke endarrow="open"/>
                                </v:shape>
                                <v:shape id="Straight Arrow Connector 39" o:spid="_x0000_s1040" type="#_x0000_t32" style="position:absolute;left:30771;top:26875;width:0;height:26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e3K8MAAADbAAAADwAAAGRycy9kb3ducmV2LnhtbESPzWrDMBCE74G+g9hCb4ncBgfHjRKC&#10;waTXOgm0t421sU2tlbHkn759VSj0OMx8M8zuMJtWjNS7xrKC51UEgri0uuFKweWcLxMQziNrbC2T&#10;gm9ycNg/LHaYajvxO42Fr0QoYZeigtr7LpXSlTUZdCvbEQfvbnuDPsi+krrHKZSbVr5E0UYabDgs&#10;1NhRVlP5VQxGwfp+m0+JP8ok/7DZMMRxfM0/lXp6nI+vIDzN/j/8R7/pwG3h90v4AX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XtyvDAAAA2wAAAA8AAAAAAAAAAAAA&#10;AAAAoQIAAGRycy9kb3ducmV2LnhtbFBLBQYAAAAABAAEAPkAAACRAwAAAAA=&#10;" strokecolor="#4579b8 [3044]">
                                  <v:stroke endarrow="open"/>
                                </v:shape>
                                <v:group id="Group 53" o:spid="_x0000_s1041" style="position:absolute;width:58277;height:63138" coordsize="58277,63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XlrcUAAADbAAAADwAAAGRycy9kb3ducmV2LnhtbESPT2vCQBTE74V+h+UV&#10;vNVNFIuk2YiIFQ9SqArS2yP78odk34bsNonf3i0Uehxm5jdMuplMKwbqXW1ZQTyPQBDnVtdcKrhe&#10;Pl7XIJxH1thaJgV3crDJnp9STLQd+YuGsy9FgLBLUEHlfZdI6fKKDLq57YiDV9jeoA+yL6XucQxw&#10;08pFFL1JgzWHhQo72lWUN+cfo+Aw4rhdxvvh1BS7+/dl9Xk7xaTU7GXavoPwNPn/8F/7qBWsl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uF5a3FAAAA2wAA&#10;AA8AAAAAAAAAAAAAAAAAqgIAAGRycy9kb3ducmV2LnhtbFBLBQYAAAAABAAEAPoAAACcAwAAAAA=&#10;">
                                  <v:group id="Group 52" o:spid="_x0000_s1042" style="position:absolute;width:58277;height:63138" coordsize="58277,631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8" o:spid="_x0000_s1043" type="#_x0000_t176" style="position:absolute;left:2623;top:47151;width:12325;height:83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fQCMEA&#10;AADbAAAADwAAAGRycy9kb3ducmV2LnhtbERP3WrCMBS+H/gO4Qi7EU3WizFqo0h14C62sc4HODTH&#10;ttqchCba7u2Xi8EuP77/YjvZXtxpCJ1jDU8rBYK4dqbjRsPp+3X5AiJEZIO9Y9LwQwG2m9lDgblx&#10;I3/RvYqNSCEcctTQxuhzKUPdksWwcp44cWc3WIwJDo00A44p3PYyU+pZWuw4NbToqWypvlY3q6Fc&#10;fL6N+B6vF3/ZLw5K+bP98Fo/zqfdGkSkKf6L/9xHoyFLY9OX9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n0AjBAAAA2wAAAA8AAAAAAAAAAAAAAAAAmAIAAGRycy9kb3du&#10;cmV2LnhtbFBLBQYAAAAABAAEAPUAAACGAwAAAAA=&#10;" filled="f" strokecolor="#243f60 [1604]" strokeweight="2pt">
                                      <v:textbox>
                                        <w:txbxContent>
                                          <w:p w:rsidR="00930FB1" w:rsidRPr="007C06F2" w:rsidRDefault="00930FB1" w:rsidP="007C06F2">
                                            <w:pPr>
                                              <w:jc w:val="center"/>
                                              <w:rPr>
                                                <w:color w:val="000000" w:themeColor="text1"/>
                                              </w:rPr>
                                            </w:pPr>
                                            <w:r w:rsidRPr="007C06F2">
                                              <w:rPr>
                                                <w:color w:val="000000" w:themeColor="text1"/>
                                              </w:rPr>
                                              <w:t xml:space="preserve">Get the </w:t>
                                            </w:r>
                                            <w:proofErr w:type="spellStart"/>
                                            <w:proofErr w:type="gramStart"/>
                                            <w:r>
                                              <w:rPr>
                                                <w:color w:val="000000" w:themeColor="text1"/>
                                              </w:rPr>
                                              <w:t>pid</w:t>
                                            </w:r>
                                            <w:proofErr w:type="spellEnd"/>
                                            <w:proofErr w:type="gramEnd"/>
                                            <w:r>
                                              <w:rPr>
                                                <w:color w:val="000000" w:themeColor="text1"/>
                                              </w:rPr>
                                              <w:t xml:space="preserve"> value from </w:t>
                                            </w:r>
                                            <w:proofErr w:type="spellStart"/>
                                            <w:r w:rsidRPr="007C06F2">
                                              <w:rPr>
                                                <w:color w:val="000000" w:themeColor="text1"/>
                                              </w:rPr>
                                              <w:t>pid_t</w:t>
                                            </w:r>
                                            <w:proofErr w:type="spellEnd"/>
                                            <w:r>
                                              <w:rPr>
                                                <w:color w:val="000000" w:themeColor="text1"/>
                                              </w:rPr>
                                              <w:t xml:space="preserve"> structure</w:t>
                                            </w:r>
                                          </w:p>
                                        </w:txbxContent>
                                      </v:textbox>
                                    </v:shape>
                                    <v:shape id="Flowchart: Alternate Process 29" o:spid="_x0000_s1044" type="#_x0000_t176" style="position:absolute;left:1510;top:59554;width:54699;height:3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t1k8QA&#10;AADbAAAADwAAAGRycy9kb3ducmV2LnhtbESP3WoCMRSE7wu+QziCN1ITvSi63ShFK7QXWqp9gMPm&#10;7I9uTsImdbdvbwqFXg4z8w2Tbwbbiht1oXGsYT5TIIgLZxquNHyd949LECEiG2wdk4YfCrBZjx5y&#10;zIzr+ZNup1iJBOGQoYY6Rp9JGYqaLIaZ88TJK11nMSbZVdJ02Ce4beVCqSdpseG0UKOnbU3F9fRt&#10;NWynH+89HuL14i+76atSvrRHr/VkPLw8g4g0xP/wX/vNaFis4PdL+gFyf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rdZPEAAAA2wAAAA8AAAAAAAAAAAAAAAAAmAIAAGRycy9k&#10;b3ducmV2LnhtbFBLBQYAAAAABAAEAPUAAACJAwAAAAA=&#10;" filled="f" strokecolor="#243f60 [1604]" strokeweight="2pt">
                                      <v:textbox>
                                        <w:txbxContent>
                                          <w:p w:rsidR="00930FB1" w:rsidRPr="007C06F2" w:rsidRDefault="00930FB1" w:rsidP="007C06F2">
                                            <w:pPr>
                                              <w:jc w:val="center"/>
                                              <w:rPr>
                                                <w:color w:val="000000" w:themeColor="text1"/>
                                              </w:rPr>
                                            </w:pPr>
                                            <w:r w:rsidRPr="007C06F2">
                                              <w:rPr>
                                                <w:color w:val="000000" w:themeColor="text1"/>
                                              </w:rPr>
                                              <w:t xml:space="preserve">Find the resource </w:t>
                                            </w:r>
                                            <w:r>
                                              <w:rPr>
                                                <w:color w:val="000000" w:themeColor="text1"/>
                                              </w:rPr>
                                              <w:t xml:space="preserve">usage for the </w:t>
                                            </w:r>
                                            <w:r w:rsidRPr="007C06F2">
                                              <w:rPr>
                                                <w:color w:val="000000" w:themeColor="text1"/>
                                              </w:rPr>
                                              <w:t>process</w:t>
                                            </w:r>
                                            <w:r>
                                              <w:rPr>
                                                <w:color w:val="000000" w:themeColor="text1"/>
                                              </w:rPr>
                                              <w:t xml:space="preserve">, update the </w:t>
                                            </w:r>
                                            <w:proofErr w:type="spellStart"/>
                                            <w:r w:rsidRPr="007C06F2">
                                              <w:rPr>
                                                <w:b/>
                                                <w:i/>
                                                <w:color w:val="000000" w:themeColor="text1"/>
                                              </w:rPr>
                                              <w:t>pf_info_struct</w:t>
                                            </w:r>
                                            <w:proofErr w:type="spellEnd"/>
                                            <w:r>
                                              <w:rPr>
                                                <w:color w:val="000000" w:themeColor="text1"/>
                                              </w:rPr>
                                              <w:t xml:space="preserve"> array</w:t>
                                            </w:r>
                                          </w:p>
                                        </w:txbxContent>
                                      </v:textbox>
                                    </v:shape>
                                    <v:shapetype id="_x0000_t110" coordsize="21600,21600" o:spt="110" path="m10800,l,10800,10800,21600,21600,10800xe">
                                      <v:stroke joinstyle="miter"/>
                                      <v:path gradientshapeok="t" o:connecttype="rect" textboxrect="5400,5400,16200,16200"/>
                                    </v:shapetype>
                                    <v:shape id="Flowchart: Decision 37" o:spid="_x0000_s1045" type="#_x0000_t110" style="position:absolute;left:21150;top:41982;width:19240;height:1240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lZzsYA&#10;AADbAAAADwAAAGRycy9kb3ducmV2LnhtbESP3WrCQBSE7wu+w3IKvaubKrYlZg0iCBKh/pV6e8ge&#10;k5Ds2ZDdavTpu4LQy2FmvmGStDeNOFPnKssK3oYRCOLc6ooLBd+H5esnCOeRNTaWScGVHKSzwVOC&#10;sbYX3tF57wsRIOxiVFB638ZSurwkg25oW+LgnWxn0AfZFVJ3eAlw08hRFL1LgxWHhRJbWpSU1/tf&#10;o2Czrr9GB73ejo/b23L+M8kWp2um1MtzP5+C8NT7//CjvdIKxh9w/xJ+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zlZzsYAAADbAAAADwAAAAAAAAAAAAAAAACYAgAAZHJz&#10;L2Rvd25yZXYueG1sUEsFBgAAAAAEAAQA9QAAAIsDAAAAAA==&#10;" filled="f" strokecolor="#243f60 [1604]" strokeweight="2pt">
                                      <v:textbox>
                                        <w:txbxContent>
                                          <w:p w:rsidR="00930FB1" w:rsidRPr="000912F0" w:rsidRDefault="00930FB1" w:rsidP="007C06F2">
                                            <w:pPr>
                                              <w:jc w:val="center"/>
                                              <w:rPr>
                                                <w:color w:val="000000" w:themeColor="text1"/>
                                              </w:rPr>
                                            </w:pPr>
                                            <w:r>
                                              <w:rPr>
                                                <w:color w:val="000000" w:themeColor="text1"/>
                                              </w:rPr>
                                              <w:t xml:space="preserve"> (</w:t>
                                            </w:r>
                                            <w:proofErr w:type="spellStart"/>
                                            <w:proofErr w:type="gramStart"/>
                                            <w:r>
                                              <w:rPr>
                                                <w:color w:val="000000" w:themeColor="text1"/>
                                              </w:rPr>
                                              <w:t>groupid</w:t>
                                            </w:r>
                                            <w:proofErr w:type="spellEnd"/>
                                            <w:proofErr w:type="gramEnd"/>
                                            <w:r>
                                              <w:rPr>
                                                <w:color w:val="000000" w:themeColor="text1"/>
                                              </w:rPr>
                                              <w:t xml:space="preserve"> of process = </w:t>
                                            </w:r>
                                            <w:proofErr w:type="spellStart"/>
                                            <w:r>
                                              <w:rPr>
                                                <w:color w:val="000000" w:themeColor="text1"/>
                                              </w:rPr>
                                              <w:t>val</w:t>
                                            </w:r>
                                            <w:proofErr w:type="spellEnd"/>
                                            <w:r>
                                              <w:rPr>
                                                <w:color w:val="000000" w:themeColor="text1"/>
                                              </w:rPr>
                                              <w:t>?</w:t>
                                            </w:r>
                                          </w:p>
                                        </w:txbxContent>
                                      </v:textbox>
                                    </v:shape>
                                    <v:shape id="Straight Arrow Connector 38" o:spid="_x0000_s1046" type="#_x0000_t32" style="position:absolute;left:30692;top:54386;width:76;height:51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5sSsL8AAADbAAAADwAAAGRycy9kb3ducmV2LnhtbERPS2vCQBC+F/wPyxS81U2VlJC6igih&#10;vfoCvY3ZMQnNzobsRuO/7xwKPX587+V6dK26Ux8azwbeZwko4tLbhisDx0PxloEKEdli65kMPCnA&#10;ejV5WWJu/YN3dN/HSkkIhxwN1DF2udahrMlhmPmOWLib7x1GgX2lbY8PCXetnifJh3bYsDTU2NG2&#10;pvJnPzgDi9t1/MriRmfF2W+HIU3TU3ExZvo6bj5BRRrjv/jP/W3FJ2P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95sSsL8AAADbAAAADwAAAAAAAAAAAAAAAACh&#10;AgAAZHJzL2Rvd25yZXYueG1sUEsFBgAAAAAEAAQA+QAAAI0DAAAAAA==&#10;" strokecolor="#4579b8 [3044]">
                                      <v:stroke endarrow="open"/>
                                    </v:shape>
                                    <v:shape id="Straight Arrow Connector 41" o:spid="_x0000_s1047" type="#_x0000_t32" style="position:absolute;left:9144;top:55500;width:79;height:404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5n/XsQAAADbAAAADwAAAGRycy9kb3ducmV2LnhtbESPX2vCMBTF3wd+h3AF32bq6GRUo4gy&#10;cAgbVUF8uzbXttjclCSz3bdfBsIeD+fPjzNf9qYRd3K+tqxgMk5AEBdW11wqOB7en99A+ICssbFM&#10;Cn7Iw3IxeJpjpm3HOd33oRRxhH2GCqoQ2kxKX1Rk0I9tSxy9q3UGQ5SulNphF8dNI1+SZCoN1hwJ&#10;Fba0rqi47b9NhGzS/HV32l1Syldf3eXj/BncWanRsF/NQATqw3/40d5qBekE/r7EHyA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mf9exAAAANsAAAAPAAAAAAAAAAAA&#10;AAAAAKECAABkcnMvZG93bnJldi54bWxQSwUGAAAAAAQABAD5AAAAkgMAAAAA&#10;" strokecolor="#4579b8 [3044]">
                                      <v:stroke endarrow="open"/>
                                    </v:shape>
                                    <v:group id="Group 51" o:spid="_x0000_s1048" style="position:absolute;width:58277;height:59549" coordsize="58277,595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 id="Flowchart: Decision 21" o:spid="_x0000_s1049" type="#_x0000_t110" style="position:absolute;top:30771;width:18446;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Xy/MYA&#10;AADbAAAADwAAAGRycy9kb3ducmV2LnhtbESP3WrCQBSE74W+w3IKvdNNUlokdZUgCMVA/aW9PWSP&#10;STB7NmS3mvTp3YLg5TAz3zCzRW8acaHO1ZYVxJMIBHFhdc2lguNhNZ6CcB5ZY2OZFAzkYDF/Gs0w&#10;1fbKO7rsfSkChF2KCirv21RKV1Rk0E1sSxy8k+0M+iC7UuoOrwFuGplE0bs0WHNYqLClZUXFef9r&#10;FGzy81dy0Pn29Wf7t8q+39bL07BW6uW5zz5AeOr9I3xvf2oFSQz/X8IP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Xy/MYAAADbAAAADwAAAAAAAAAAAAAAAACYAgAAZHJz&#10;L2Rvd25yZXYueG1sUEsFBgAAAAAEAAQA9QAAAIsDAAAAAA==&#10;" filled="f" strokecolor="#243f60 [1604]" strokeweight="2pt">
                                        <v:textbox>
                                          <w:txbxContent>
                                            <w:p w:rsidR="00930FB1" w:rsidRPr="000912F0" w:rsidRDefault="00930FB1" w:rsidP="000912F0">
                                              <w:pPr>
                                                <w:jc w:val="center"/>
                                                <w:rPr>
                                                  <w:color w:val="000000" w:themeColor="text1"/>
                                                </w:rPr>
                                              </w:pPr>
                                              <w:r>
                                                <w:rPr>
                                                  <w:color w:val="000000" w:themeColor="text1"/>
                                                </w:rPr>
                                                <w:t xml:space="preserve"> Val = -1?</w:t>
                                              </w:r>
                                            </w:p>
                                          </w:txbxContent>
                                        </v:textbox>
                                      </v:shape>
                                      <v:shape id="Straight Arrow Connector 32" o:spid="_x0000_s1050" type="#_x0000_t32" style="position:absolute;left:49377;top:30771;width:153;height:28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MlWsMAAADbAAAADwAAAGRycy9kb3ducmV2LnhtbESPwWrDMBBE74H+g9hCb7FcBwfjRAkh&#10;YJpr0xTa29ba2CbWyliyo/59VSj0OMy8GWa7D6YXM42us6zgOUlBENdWd9wouLxVywKE88gae8uk&#10;4Jsc7HcPiy2W2t75leazb0QsYVeigtb7oZTS1S0ZdIkdiKN3taNBH+XYSD3iPZabXmZpupYGO44L&#10;LQ50bKm+nSejYHX9Ci+FP8ii+rDHacrz/L36VOrpMRw2IDwF/x/+o086chn8fok/QO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ZzJVrDAAAA2wAAAA8AAAAAAAAAAAAA&#10;AAAAoQIAAGRycy9kb3ducmV2LnhtbFBLBQYAAAAABAAEAPkAAACRAwAAAAA=&#10;" strokecolor="#4579b8 [3044]">
                                        <v:stroke endarrow="open"/>
                                      </v:shape>
                                      <v:shape id="Flowchart: Decision 35" o:spid="_x0000_s1051" type="#_x0000_t110" style="position:absolute;left:21866;top:29340;width:17805;height:95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diIsQA&#10;AADbAAAADwAAAGRycy9kb3ducmV2LnhtbESPQYvCMBSE78L+h/AEb2uqoiy1UUQQFoXVVdHro3m2&#10;xealNLHW/fVGWPA4zMw3TDJvTSkaql1hWcGgH4EgTq0uOFNwPKw+v0A4j6yxtEwKHuRgPvvoJBhr&#10;e+dfavY+EwHCLkYFufdVLKVLczLo+rYiDt7F1gZ9kHUmdY33ADelHEbRRBosOCzkWNEyp/S6vxkF&#10;2831Z3jQm93ovPtbLU7j9fLyWCvV67aLKQhPrX+H/9vfWsFoDK8v4Qf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nYiLEAAAA2wAAAA8AAAAAAAAAAAAAAAAAmAIAAGRycy9k&#10;b3ducmV2LnhtbFBLBQYAAAAABAAEAPUAAACJAwAAAAA=&#10;" filled="f" strokecolor="#243f60 [1604]" strokeweight="2pt">
                                        <v:textbox>
                                          <w:txbxContent>
                                            <w:p w:rsidR="00930FB1" w:rsidRPr="000912F0" w:rsidRDefault="00930FB1" w:rsidP="007C06F2">
                                              <w:pPr>
                                                <w:jc w:val="center"/>
                                                <w:rPr>
                                                  <w:color w:val="000000" w:themeColor="text1"/>
                                                </w:rPr>
                                              </w:pPr>
                                              <w:r>
                                                <w:rPr>
                                                  <w:color w:val="000000" w:themeColor="text1"/>
                                                </w:rPr>
                                                <w:t xml:space="preserve"> (/</w:t>
                                              </w:r>
                                              <w:proofErr w:type="spellStart"/>
                                              <w:r>
                                                <w:rPr>
                                                  <w:color w:val="000000" w:themeColor="text1"/>
                                                </w:rPr>
                                                <w:t>proc</w:t>
                                              </w:r>
                                              <w:proofErr w:type="spellEnd"/>
                                              <w:r>
                                                <w:rPr>
                                                  <w:color w:val="000000" w:themeColor="text1"/>
                                                </w:rPr>
                                                <w:t>/</w:t>
                                              </w:r>
                                              <w:proofErr w:type="spellStart"/>
                                              <w:r>
                                                <w:rPr>
                                                  <w:color w:val="000000" w:themeColor="text1"/>
                                                </w:rPr>
                                                <w:t>dir</w:t>
                                              </w:r>
                                              <w:proofErr w:type="spellEnd"/>
                                              <w:r>
                                                <w:rPr>
                                                  <w:color w:val="000000" w:themeColor="text1"/>
                                                </w:rPr>
                                                <w:t xml:space="preserve"> exists?</w:t>
                                              </w:r>
                                            </w:p>
                                          </w:txbxContent>
                                        </v:textbox>
                                      </v:shape>
                                      <v:shape id="Straight Arrow Connector 36" o:spid="_x0000_s1052" type="#_x0000_t32" style="position:absolute;left:30771;top:38961;width:0;height:30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gjWcMAAADbAAAADwAAAGRycy9kb3ducmV2LnhtbESPzWrDMBCE74W+g9hCb7XcFgfjRAkh&#10;YNprkgbS29baWCbWyljyT96+KgR6HGa+GWa1mW0rRup941jBa5KCIK6cbrhW8HUsX3IQPiBrbB2T&#10;ght52KwfH1ZYaDfxnsZDqEUsYV+gAhNCV0jpK0MWfeI64uhdXG8xRNnXUvc4xXLbyrc0XUiLDccF&#10;gx3tDFXXw2AVvF9+5o88bGVent1uGLIsO5XfSj0/zdsliEBz+A/f6U8duQX8fYk/QK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lII1nDAAAA2wAAAA8AAAAAAAAAAAAA&#10;AAAAoQIAAGRycy9kb3ducmV2LnhtbFBLBQYAAAAABAAEAPkAAACRAwAAAAA=&#10;" strokecolor="#4579b8 [3044]">
                                        <v:stroke endarrow="open"/>
                                      </v:shape>
                                      <v:shape id="Straight Arrow Connector 40" o:spid="_x0000_s1053" type="#_x0000_t32" style="position:absolute;left:9144;top:40313;width:0;height:68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tty8EAAADbAAAADwAAAGRycy9kb3ducmV2LnhtbERPy0rDQBTdC/7DcIXuzETbSEg7LSEQ&#10;dNtaQXe3mdskmLkTMpOHf99ZFFweznt3WEwnJhpca1nBSxSDIK6sbrlWcP4sn1MQziNr7CyTgj9y&#10;cNg/Puww03bmI00nX4sQwi5DBY33fSalqxoy6CLbEwfuageDPsChlnrAOYSbTr7G8Zs02HJoaLCn&#10;oqHq9zQaBevrZXlPfS7T8tsW45gkyVf5o9Tqacm3IDwt/l98d39oBZuwPnwJP0Du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R623LwQAAANsAAAAPAAAAAAAAAAAAAAAA&#10;AKECAABkcnMvZG93bnJldi54bWxQSwUGAAAAAAQABAD5AAAAjwMAAAAA&#10;" strokecolor="#4579b8 [3044]">
                                        <v:stroke endarrow="open"/>
                                      </v:shape>
                                      <v:group id="Group 50" o:spid="_x0000_s1054" style="position:absolute;width:58277;height:30771" coordsize="58277,307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Flowchart: Alternate Process 11" o:spid="_x0000_s1055" type="#_x0000_t176" style="position:absolute;left:42300;top:8030;width:13913;height:73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GzKMEA&#10;AADbAAAADwAAAGRycy9kb3ducmV2LnhtbERPzWoCMRC+F3yHMIIX0UQPpaxGEW3BHqz48wDDZtxd&#10;3UzCJrrbtzeFgrf5+H5nvuxsLR7UhMqxhslYgSDOnam40HA+fY0+QISIbLB2TBp+KcBy0XubY2Zc&#10;ywd6HGMhUgiHDDWUMfpMypCXZDGMnSdO3MU1FmOCTSFNg20Kt7WcKvUuLVacGkr0tC4pvx3vVsN6&#10;uP9ucRdvV3/dDD+V8hf747Ue9LvVDESkLr7E/+6tSfMn8PdLOkA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xxsyjBAAAA2wAAAA8AAAAAAAAAAAAAAAAAmAIAAGRycy9kb3du&#10;cmV2LnhtbFBLBQYAAAAABAAEAPUAAACGAwAAAAA=&#10;" filled="f" strokecolor="#243f60 [1604]" strokeweight="2pt">
                                          <v:textbox>
                                            <w:txbxContent>
                                              <w:p w:rsidR="00930FB1" w:rsidRPr="002059BB" w:rsidRDefault="00930FB1" w:rsidP="002059BB">
                                                <w:pPr>
                                                  <w:jc w:val="center"/>
                                                  <w:rPr>
                                                    <w:color w:val="000000" w:themeColor="text1"/>
                                                  </w:rPr>
                                                </w:pPr>
                                                <w:r w:rsidRPr="002059BB">
                                                  <w:rPr>
                                                    <w:color w:val="000000" w:themeColor="text1"/>
                                                  </w:rPr>
                                                  <w:t>Read</w:t>
                                                </w:r>
                                                <w:r>
                                                  <w:rPr>
                                                    <w:color w:val="000000" w:themeColor="text1"/>
                                                  </w:rPr>
                                                  <w:t xml:space="preserve"> /</w:t>
                                                </w:r>
                                                <w:proofErr w:type="spellStart"/>
                                                <w:r>
                                                  <w:rPr>
                                                    <w:color w:val="000000" w:themeColor="text1"/>
                                                  </w:rPr>
                                                  <w:t>proc</w:t>
                                                </w:r>
                                                <w:proofErr w:type="spellEnd"/>
                                                <w:r>
                                                  <w:rPr>
                                                    <w:color w:val="000000" w:themeColor="text1"/>
                                                  </w:rPr>
                                                  <w:t xml:space="preserve"> directory</w:t>
                                                </w:r>
                                              </w:p>
                                            </w:txbxContent>
                                          </v:textbox>
                                        </v:shape>
                                        <v:shape id="Flowchart: Connector 16" o:spid="_x0000_s1056" type="#_x0000_t120" style="position:absolute;left:5009;width:8746;height:42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b8A&#10;AADbAAAADwAAAGRycy9kb3ducmV2LnhtbESPzQrCMBCE74LvEFbwIpqqIFKNIoLgRfCnD7A0a1tt&#10;NqWJ2vr0RhC87TLzzc4u140pxZNqV1hWMB5FIIhTqwvOFCSX3XAOwnlkjaVlUtCSg/Wq21lirO2L&#10;T/Q8+0yEEHYxKsi9r2IpXZqTQTeyFXHQrrY26MNaZ1LX+ArhppSTKJpJgwWHCzlWtM0pvZ8fJtRo&#10;s/3gPaWHxvZ2SE/aYXJ0SvV7zWYBwlPj/+YfvdeBm8H3lzCAXH0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Nv4ZvwAAANsAAAAPAAAAAAAAAAAAAAAAAJgCAABkcnMvZG93bnJl&#10;di54bWxQSwUGAAAAAAQABAD1AAAAhAMAAAAA&#10;" filled="f" strokecolor="#243f60 [1604]" strokeweight="2pt">
                                          <v:textbox>
                                            <w:txbxContent>
                                              <w:p w:rsidR="00930FB1" w:rsidRPr="00CF5D7D" w:rsidRDefault="00930FB1" w:rsidP="00CF5D7D">
                                                <w:pPr>
                                                  <w:jc w:val="center"/>
                                                  <w:rPr>
                                                    <w:color w:val="000000" w:themeColor="text1"/>
                                                  </w:rPr>
                                                </w:pPr>
                                                <w:r w:rsidRPr="00CF5D7D">
                                                  <w:rPr>
                                                    <w:color w:val="000000" w:themeColor="text1"/>
                                                  </w:rPr>
                                                  <w:t>Start</w:t>
                                                </w:r>
                                              </w:p>
                                            </w:txbxContent>
                                          </v:textbox>
                                        </v:shape>
                                        <v:shape id="Flowchart: Decision 17" o:spid="_x0000_s1057" type="#_x0000_t110" style="position:absolute;top:7553;width:18446;height:73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wFrsIA&#10;AADbAAAADwAAAGRycy9kb3ducmV2LnhtbERPTYvCMBC9C/6HMII3TddFV7pGEUFYKqyuil6HZmyL&#10;zaQ0Uau/fiMI3ubxPmcya0wprlS7wrKCj34Egji1uuBMwX637I1BOI+ssbRMCu7kYDZttyYYa3vj&#10;P7pufSZCCLsYFeTeV7GULs3JoOvbijhwJ1sb9AHWmdQ13kK4KeUgikbSYMGhIceKFjml5+3FKFiv&#10;zr+DnV5tPo+bx3J+GCaL0z1Rqttp5t8gPDX+LX65f3SY/wXPX8IBcv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jAWuwgAAANsAAAAPAAAAAAAAAAAAAAAAAJgCAABkcnMvZG93&#10;bnJldi54bWxQSwUGAAAAAAQABAD1AAAAhwMAAAAA&#10;" filled="f" strokecolor="#243f60 [1604]" strokeweight="2pt">
                                          <v:textbox>
                                            <w:txbxContent>
                                              <w:p w:rsidR="00930FB1" w:rsidRPr="000912F0" w:rsidRDefault="00930FB1" w:rsidP="000912F0">
                                                <w:pPr>
                                                  <w:jc w:val="center"/>
                                                  <w:rPr>
                                                    <w:color w:val="000000" w:themeColor="text1"/>
                                                  </w:rPr>
                                                </w:pPr>
                                                <w:r>
                                                  <w:rPr>
                                                    <w:color w:val="000000" w:themeColor="text1"/>
                                                  </w:rPr>
                                                  <w:t xml:space="preserve"> Val = </w:t>
                                                </w:r>
                                                <w:r w:rsidRPr="000912F0">
                                                  <w:rPr>
                                                    <w:color w:val="000000" w:themeColor="text1"/>
                                                  </w:rPr>
                                                  <w:t>-2</w:t>
                                                </w:r>
                                                <w:r>
                                                  <w:rPr>
                                                    <w:color w:val="000000" w:themeColor="text1"/>
                                                  </w:rPr>
                                                  <w:t>?</w:t>
                                                </w:r>
                                              </w:p>
                                            </w:txbxContent>
                                          </v:textbox>
                                        </v:shape>
                                        <v:shape id="Flowchart: Decision 20" o:spid="_x0000_s1058" type="#_x0000_t110" style="position:absolute;top:18208;width:18446;height:9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lXZ8IA&#10;AADbAAAADwAAAGRycy9kb3ducmV2LnhtbERPy2rCQBTdF/oPwy1010xMsUjMKCIIYsA37faSuSbB&#10;zJ2QGTXp13cWQpeH887mvWnEnTpXW1YwimIQxIXVNZcKzqfVxwSE88gaG8ukYCAH89nrS4aptg8+&#10;0P3oSxFC2KWooPK+TaV0RUUGXWRb4sBdbGfQB9iVUnf4COGmkUkcf0mDNYeGCltaVlRcjzejYJdf&#10;t8lJ5/vPn/3vavE93iwvw0ap97d+MQXhqff/4qd7rRUkYX34En6A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CVdnwgAAANsAAAAPAAAAAAAAAAAAAAAAAJgCAABkcnMvZG93&#10;bnJldi54bWxQSwUGAAAAAAQABAD1AAAAhwMAAAAA&#10;" filled="f" strokecolor="#243f60 [1604]" strokeweight="2pt">
                                          <v:textbox>
                                            <w:txbxContent>
                                              <w:p w:rsidR="00930FB1" w:rsidRPr="000912F0" w:rsidRDefault="00930FB1" w:rsidP="000912F0">
                                                <w:pPr>
                                                  <w:jc w:val="center"/>
                                                  <w:rPr>
                                                    <w:color w:val="000000" w:themeColor="text1"/>
                                                  </w:rPr>
                                                </w:pPr>
                                                <w:r>
                                                  <w:rPr>
                                                    <w:color w:val="000000" w:themeColor="text1"/>
                                                  </w:rPr>
                                                  <w:t xml:space="preserve"> Val = group id?</w:t>
                                                </w:r>
                                              </w:p>
                                              <w:p w:rsidR="00930FB1" w:rsidRPr="000912F0" w:rsidRDefault="00930FB1" w:rsidP="000912F0">
                                                <w:pPr>
                                                  <w:jc w:val="center"/>
                                                  <w:rPr>
                                                    <w:color w:val="000000" w:themeColor="text1"/>
                                                  </w:rPr>
                                                </w:pPr>
                                              </w:p>
                                            </w:txbxContent>
                                          </v:textbox>
                                        </v:shape>
                                        <v:shape id="Straight Arrow Connector 24" o:spid="_x0000_s1059" type="#_x0000_t32" style="position:absolute;left:9223;top:4214;width:0;height:33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OaMMAAADbAAAADwAAAGRycy9kb3ducmV2LnhtbESPT4vCMBTE78J+h/AWvGmqa5dSjSJC&#10;Wa/+Wdi9PZtnW2xeSpNq/fZGEDwOM/MbZrHqTS2u1LrKsoLJOAJBnFtdcaHgeMhGCQjnkTXWlknB&#10;nRyslh+DBaba3nhH170vRICwS1FB6X2TSunykgy6sW2Ig3e2rUEfZFtI3eItwE0tp1H0LQ1WHBZK&#10;bGhTUn7Zd0bB1/nU/yR+LZPsz266Lo7j3+xfqeFnv56D8NT7d/jV3moF0x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MPjmjDAAAA2wAAAA8AAAAAAAAAAAAA&#10;AAAAoQIAAGRycy9kb3ducmV2LnhtbFBLBQYAAAAABAAEAPkAAACRAwAAAAA=&#10;" strokecolor="#4579b8 [3044]">
                                          <v:stroke endarrow="open"/>
                                        </v:shape>
                                        <v:shape id="Straight Arrow Connector 25" o:spid="_x0000_s1060" type="#_x0000_t32" style="position:absolute;left:9144;top:14948;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Mr88EAAADbAAAADwAAAGRycy9kb3ducmV2LnhtbESPQYvCMBSE7wv+h/AEb2uqS5dSjSJC&#10;ca/qCnp7Ns+22LyUJtX6740geBxm5htmvuxNLW7Uusqygsk4AkGcW11xoeB/n30nIJxH1lhbJgUP&#10;crBcDL7mmGp75y3ddr4QAcIuRQWl900qpctLMujGtiEO3sW2Bn2QbSF1i/cAN7WcRtGvNFhxWCix&#10;oXVJ+XXXGQU/l3O/SfxKJtnRrrsujuNDdlJqNOxXMxCeev8Jv9t/WsE0hteX8APk4gk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QyvzwQAAANsAAAAPAAAAAAAAAAAAAAAA&#10;AKECAABkcnMvZG93bnJldi54bWxQSwUGAAAAAAQABAD5AAAAjwMAAAAA&#10;" strokecolor="#4579b8 [3044]">
                                          <v:stroke endarrow="open"/>
                                        </v:shape>
                                        <v:shape id="Straight Arrow Connector 26" o:spid="_x0000_s1061" type="#_x0000_t32" style="position:absolute;left:18447;top:11370;width:23850;height:39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G1hMMAAADbAAAADwAAAGRycy9kb3ducmV2LnhtbESPwWrDMBBE74X+g9hCbrXcBAfjWgkh&#10;YNprkwba29ZaW6bWylhy4v59FAj0OMzMG6bczrYXZxp951jBS5KCIK6d7rhV8HmsnnMQPiBr7B2T&#10;gj/ysN08PpRYaHfhDzofQisihH2BCkwIQyGlrw1Z9IkbiKPXuNFiiHJspR7xEuG2l8s0XUuLHccF&#10;gwPtDdW/h8kqWDU/81sedjKvvtx+mrIsO1XfSi2e5t0riEBz+A/f2+9awXINty/xB8jN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RtYTDAAAA2wAAAA8AAAAAAAAAAAAA&#10;AAAAoQIAAGRycy9kb3ducmV2LnhtbFBLBQYAAAAABAAEAPkAAACRAwAAAAA=&#10;" strokecolor="#4579b8 [3044]">
                                          <v:stroke endarrow="open"/>
                                        </v:shape>
                                        <v:shape id="Straight Arrow Connector 30" o:spid="_x0000_s1062" type="#_x0000_t32" style="position:absolute;left:49377;top:15346;width:0;height:33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0etr8AAADbAAAADwAAAGRycy9kb3ducmV2LnhtbERPS2vCQBC+F/wPyxS81U2VlJC6igih&#10;vfoCvY3ZMQnNzobsRuO/7xwKPX587+V6dK26Ux8azwbeZwko4tLbhisDx0PxloEKEdli65kMPCnA&#10;ejV5WWJu/YN3dN/HSkkIhxwN1DF2udahrMlhmPmOWLib7x1GgX2lbY8PCXetnifJh3bYsDTU2NG2&#10;pvJnPzgDi9t1/MriRmfF2W+HIU3TU3ExZvo6bj5BRRrjv/jP/W3FJ+vli/wAvfoF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e0etr8AAADbAAAADwAAAAAAAAAAAAAAAACh&#10;AgAAZHJzL2Rvd25yZXYueG1sUEsFBgAAAAAEAAQA+QAAAI0DAAAAAA==&#10;" strokecolor="#4579b8 [3044]">
                                          <v:stroke endarrow="open"/>
                                        </v:shape>
                                        <v:shape id="Flowchart: Decision 31" o:spid="_x0000_s1063" type="#_x0000_t110" style="position:absolute;left:40472;top:18685;width:17805;height:120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xkIcQA&#10;AADbAAAADwAAAGRycy9kb3ducmV2LnhtbESPW4vCMBSE3wX/QzjCvq2pyorURhFBWBTWK/p6aE4v&#10;2JyUJqt1f70RFnwcZuYbJpm3phI3alxpWcGgH4EgTq0uOVdwOq4+JyCcR9ZYWSYFD3Iwn3U7Ccba&#10;3nlPt4PPRYCwi1FB4X0dS+nSggy6vq2Jg5fZxqAPssmlbvAe4KaSwygaS4Mlh4UCa1oWlF4Pv0bB&#10;dnP9GR71Zje67P5Wi/PXepk91kp99NrFFISn1r/D/+1vrWA0gNeX8APk7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cZCHEAAAA2wAAAA8AAAAAAAAAAAAAAAAAmAIAAGRycy9k&#10;b3ducmV2LnhtbFBLBQYAAAAABAAEAPUAAACJAwAAAAA=&#10;" filled="f" strokecolor="#243f60 [1604]" strokeweight="2pt">
                                          <v:textbox>
                                            <w:txbxContent>
                                              <w:p w:rsidR="00930FB1" w:rsidRPr="000912F0" w:rsidRDefault="00930FB1" w:rsidP="007C06F2">
                                                <w:pPr>
                                                  <w:jc w:val="center"/>
                                                  <w:rPr>
                                                    <w:color w:val="000000" w:themeColor="text1"/>
                                                  </w:rPr>
                                                </w:pPr>
                                                <w:r>
                                                  <w:rPr>
                                                    <w:color w:val="000000" w:themeColor="text1"/>
                                                  </w:rPr>
                                                  <w:t xml:space="preserve"> </w:t>
                                                </w:r>
                                                <w:proofErr w:type="gramStart"/>
                                                <w:r>
                                                  <w:rPr>
                                                    <w:color w:val="000000" w:themeColor="text1"/>
                                                  </w:rPr>
                                                  <w:t>If (/</w:t>
                                                </w:r>
                                                <w:proofErr w:type="spellStart"/>
                                                <w:r>
                                                  <w:rPr>
                                                    <w:color w:val="000000" w:themeColor="text1"/>
                                                  </w:rPr>
                                                  <w:t>proc</w:t>
                                                </w:r>
                                                <w:proofErr w:type="spellEnd"/>
                                                <w:r>
                                                  <w:rPr>
                                                    <w:color w:val="000000" w:themeColor="text1"/>
                                                  </w:rPr>
                                                  <w:t>/</w:t>
                                                </w:r>
                                                <w:proofErr w:type="spellStart"/>
                                                <w:r>
                                                  <w:rPr>
                                                    <w:color w:val="000000" w:themeColor="text1"/>
                                                  </w:rPr>
                                                  <w:t>dir</w:t>
                                                </w:r>
                                                <w:proofErr w:type="spellEnd"/>
                                                <w:r>
                                                  <w:rPr>
                                                    <w:color w:val="000000" w:themeColor="text1"/>
                                                  </w:rPr>
                                                  <w:t xml:space="preserve"> exists?</w:t>
                                                </w:r>
                                                <w:proofErr w:type="gramEnd"/>
                                              </w:p>
                                            </w:txbxContent>
                                          </v:textbox>
                                        </v:shape>
                                        <v:shape id="Flowchart: Alternate Process 34" o:spid="_x0000_s1064" type="#_x0000_t176" style="position:absolute;left:23297;top:19560;width:13913;height:73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NM0MQA&#10;AADbAAAADwAAAGRycy9kb3ducmV2LnhtbESP0WoCMRRE3wv+Q7iCL1KTapGyGkWsgj60RdsPuGyu&#10;u6ubm7CJ7vr3plDo4zAzZ5j5srO1uFETKscaXkYKBHHuTMWFhp/v7fMbiBCRDdaOScOdAiwXvac5&#10;Zsa1fKDbMRYiQThkqKGM0WdShrwki2HkPHHyTq6xGJNsCmkabBPc1nKs1FRarDgtlOhpXVJ+OV6t&#10;hvXwa9/iR7yc/fl9uFHKn+yn13rQ71YzEJG6+B/+a++Mhskr/H5JP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zTNDEAAAA2wAAAA8AAAAAAAAAAAAAAAAAmAIAAGRycy9k&#10;b3ducmV2LnhtbFBLBQYAAAAABAAEAPUAAACJAwAAAAA=&#10;" filled="f" strokecolor="#243f60 [1604]" strokeweight="2pt">
                                          <v:textbox>
                                            <w:txbxContent>
                                              <w:p w:rsidR="00930FB1" w:rsidRPr="002059BB" w:rsidRDefault="00930FB1" w:rsidP="007C06F2">
                                                <w:pPr>
                                                  <w:jc w:val="center"/>
                                                  <w:rPr>
                                                    <w:color w:val="000000" w:themeColor="text1"/>
                                                  </w:rPr>
                                                </w:pPr>
                                                <w:r w:rsidRPr="002059BB">
                                                  <w:rPr>
                                                    <w:color w:val="000000" w:themeColor="text1"/>
                                                  </w:rPr>
                                                  <w:t>Read</w:t>
                                                </w:r>
                                                <w:r>
                                                  <w:rPr>
                                                    <w:color w:val="000000" w:themeColor="text1"/>
                                                  </w:rPr>
                                                  <w:t xml:space="preserve"> /</w:t>
                                                </w:r>
                                                <w:proofErr w:type="spellStart"/>
                                                <w:r>
                                                  <w:rPr>
                                                    <w:color w:val="000000" w:themeColor="text1"/>
                                                  </w:rPr>
                                                  <w:t>proc</w:t>
                                                </w:r>
                                                <w:proofErr w:type="spellEnd"/>
                                                <w:r>
                                                  <w:rPr>
                                                    <w:color w:val="000000" w:themeColor="text1"/>
                                                  </w:rPr>
                                                  <w:t xml:space="preserve"> directory</w:t>
                                                </w:r>
                                              </w:p>
                                            </w:txbxContent>
                                          </v:textbox>
                                        </v:shape>
                                        <v:shape id="Straight Arrow Connector 42" o:spid="_x0000_s1065" type="#_x0000_t32" style="position:absolute;left:18447;top:22979;width:485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VWJ8MAAADbAAAADwAAAGRycy9kb3ducmV2LnhtbESPT4vCMBTE78J+h/AWvGmqa5dSjSJC&#10;Wa/+Wdi9PZtnW2xeSpNq/fZGEDwOM/MbZrHqTS2u1LrKsoLJOAJBnFtdcaHgeMhGCQjnkTXWlknB&#10;nRyslh+DBaba3nhH170vRICwS1FB6X2TSunykgy6sW2Ig3e2rUEfZFtI3eItwE0tp1H0LQ1WHBZK&#10;bGhTUn7Zd0bB1/nU/yR+LZPsz266Lo7j3+xfqeFnv56D8NT7d/jV3moFsyk8v4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1VifDAAAA2wAAAA8AAAAAAAAAAAAA&#10;AAAAoQIAAGRycy9kb3ducmV2LnhtbFBLBQYAAAAABAAEAPkAAACRAwAAAAA=&#10;" strokecolor="#4579b8 [3044]">
                                          <v:stroke endarrow="open"/>
                                        </v:shape>
                                      </v:group>
                                      <v:rect id="Rectangle 43" o:spid="_x0000_s1066" style="position:absolute;left:18844;top:6997;width:5725;height:2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tzR8MA&#10;AADbAAAADwAAAGRycy9kb3ducmV2LnhtbESP3WrCQBSE7wt9h+UUvKsbf2gldZVSERQEqe0DHLOn&#10;SWjO2XR3jfHtXUHo5TAz3zDzZc+N6siH2omB0TADRVI4W0tp4Ptr/TwDFSKKxcYJGbhQgOXi8WGO&#10;uXVn+aTuEEuVIBJyNFDF2OZah6IixjB0LUnyfpxnjEn6UluP5wTnRo+z7EUz1pIWKmzpo6Li93Bi&#10;A3v7N3pdtWvf8XHb7XZc7D0HYwZP/fsbqEh9/A/f2xtrYDqB25f0A/Ti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RtzR8MAAADbAAAADwAAAAAAAAAAAAAAAACYAgAAZHJzL2Rv&#10;d25yZXYueG1sUEsFBgAAAAAEAAQA9QAAAIgDAAAAAA==&#10;" fillcolor="white [3201]" stroked="f" strokeweight="2pt">
                                        <v:textbox>
                                          <w:txbxContent>
                                            <w:p w:rsidR="00930FB1" w:rsidRDefault="00930FB1" w:rsidP="005368B2">
                                              <w:pPr>
                                                <w:jc w:val="center"/>
                                              </w:pPr>
                                              <w:r>
                                                <w:t>Yes</w:t>
                                              </w:r>
                                            </w:p>
                                          </w:txbxContent>
                                        </v:textbox>
                                      </v:rect>
                                      <v:rect id="Rectangle 44" o:spid="_x0000_s1067" style="position:absolute;left:10018;top:15425;width:5725;height:2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LrM8IA&#10;AADbAAAADwAAAGRycy9kb3ducmV2LnhtbESPUWvCQBCE3wv+h2OFvtWLIlaipxRFaEGQan/ANrcm&#10;odm9eHeN8d97QqGPw8x8wyzXPTeqIx9qJwbGowwUSeFsLaWBr9PuZQ4qRBSLjRMycKMA69XgaYm5&#10;dVf5pO4YS5UgEnI0UMXY5lqHoiLGMHItSfLOzjPGJH2prcdrgnOjJ1k204y1pIUKW9pUVPwcf9nA&#10;wV7Gr9t25zv+/uj2ey4OnoMxz8P+bQEqUh//w3/td2tgOoXHl/QD9Oo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8uszwgAAANsAAAAPAAAAAAAAAAAAAAAAAJgCAABkcnMvZG93&#10;bnJldi54bWxQSwUGAAAAAAQABAD1AAAAhwMAAAAA&#10;" fillcolor="white [3201]" stroked="f" strokeweight="2pt">
                                        <v:textbox>
                                          <w:txbxContent>
                                            <w:p w:rsidR="00930FB1" w:rsidRDefault="00930FB1" w:rsidP="005368B2">
                                              <w:pPr>
                                                <w:jc w:val="center"/>
                                              </w:pPr>
                                              <w:r>
                                                <w:t>NO</w:t>
                                              </w:r>
                                            </w:p>
                                          </w:txbxContent>
                                        </v:textbox>
                                      </v:rect>
                                      <v:rect id="Rectangle 45" o:spid="_x0000_s1068" style="position:absolute;left:10098;top:27750;width:5725;height:2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5OqMMA&#10;AADbAAAADwAAAGRycy9kb3ducmV2LnhtbESPUWvCQBCE3wv9D8cWfKsXRVtJPaVUBAVBavsD1tw2&#10;Cc3upXdnjP/eE4Q+DjPzDTNf9tyojnyonRgYDTNQJIWztZQGvr/WzzNQIaJYbJyQgQsFWC4eH+aY&#10;W3eWT+oOsVQJIiFHA1WMba51KCpiDEPXkiTvx3nGmKQvtfV4TnBu9DjLXjRjLWmhwpY+Kip+Dyc2&#10;sLd/o9dVu/YdH7fdbsfF3nMwZvDUv7+BitTH//C9vbEGJlO4fU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b5OqMMAAADbAAAADwAAAAAAAAAAAAAAAACYAgAAZHJzL2Rv&#10;d25yZXYueG1sUEsFBgAAAAAEAAQA9QAAAIgDAAAAAA==&#10;" fillcolor="white [3201]" stroked="f" strokeweight="2pt">
                                        <v:textbox>
                                          <w:txbxContent>
                                            <w:p w:rsidR="00930FB1" w:rsidRDefault="00930FB1" w:rsidP="005368B2">
                                              <w:pPr>
                                                <w:jc w:val="center"/>
                                              </w:pPr>
                                              <w:r>
                                                <w:t>NO</w:t>
                                              </w:r>
                                            </w:p>
                                          </w:txbxContent>
                                        </v:textbox>
                                      </v:rect>
                                      <v:rect id="Rectangle 46" o:spid="_x0000_s1069" style="position:absolute;left:17174;top:18208;width:5722;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zQ38MA&#10;AADbAAAADwAAAGRycy9kb3ducmV2LnhtbESPUWvCQBCE3wX/w7FC3/RiKVqipxSL0IIgpv0B29ya&#10;hGb34t01pv/eEwp9HGbmG2a9HbhVPfnQODEwn2WgSEpnG6kMfH7sp8+gQkSx2DohA78UYLsZj9aY&#10;W3eVE/VFrFSCSMjRQB1jl2sdypoYw8x1JMk7O88Yk/SVth6vCc6tfsyyhWZsJC3U2NGupvK7+GED&#10;R3uZL1+7ve/5670/HLg8eg7GPEyGlxWoSEP8D/+136yBpwXcv6Qfo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WzQ38MAAADbAAAADwAAAAAAAAAAAAAAAACYAgAAZHJzL2Rv&#10;d25yZXYueG1sUEsFBgAAAAAEAAQA9QAAAIgDAAAAAA==&#10;" fillcolor="white [3201]" stroked="f" strokeweight="2pt">
                                        <v:textbox>
                                          <w:txbxContent>
                                            <w:p w:rsidR="00930FB1" w:rsidRDefault="00930FB1" w:rsidP="005368B2">
                                              <w:pPr>
                                                <w:jc w:val="center"/>
                                              </w:pPr>
                                              <w:r>
                                                <w:t>Yes</w:t>
                                              </w:r>
                                            </w:p>
                                          </w:txbxContent>
                                        </v:textbox>
                                      </v:rect>
                                      <v:rect id="Rectangle 47" o:spid="_x0000_s1070" style="position:absolute;left:42300;top:15982;width:5725;height:2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B1RMMA&#10;AADbAAAADwAAAGRycy9kb3ducmV2LnhtbESPUWvCQBCE3wX/w7FC3/RiKSrRU4pFaEGQxv6AbW5N&#10;QrN78e4a03/vFQp9HGbmG2azG7hVPfnQODEwn2WgSEpnG6kMfJwP0xWoEFEstk7IwA8F2G3How3m&#10;1t3knfoiVipBJORooI6xy7UOZU2MYeY6kuRdnGeMSfpKW4+3BOdWP2bZQjM2khZq7GhfU/lVfLOB&#10;k73Oly/dwff8+dYfj1yePAdjHibD8xpUpCH+h//ar9bA0xJ+v6Qfo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iB1RMMAAADbAAAADwAAAAAAAAAAAAAAAACYAgAAZHJzL2Rv&#10;d25yZXYueG1sUEsFBgAAAAAEAAQA9QAAAIgDAAAAAA==&#10;" fillcolor="white [3201]" stroked="f" strokeweight="2pt">
                                        <v:textbox>
                                          <w:txbxContent>
                                            <w:p w:rsidR="00930FB1" w:rsidRDefault="00930FB1" w:rsidP="005368B2">
                                              <w:pPr>
                                                <w:jc w:val="center"/>
                                              </w:pPr>
                                              <w:r>
                                                <w:t>Yes</w:t>
                                              </w:r>
                                            </w:p>
                                          </w:txbxContent>
                                        </v:textbox>
                                      </v:rect>
                                    </v:group>
                                  </v:group>
                                  <v:rect id="Rectangle 48" o:spid="_x0000_s1071" style="position:absolute;left:31485;top:39199;width:5725;height:2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hNr8A&#10;AADbAAAADwAAAGRycy9kb3ducmV2LnhtbERPzWrCQBC+F3yHZQRvdWORtkRXEYtgQZBaH2DMjkkw&#10;Mxt315i+ffcgePz4/ufLnhvVkQ+1EwOTcQaKpHC2ltLA8Xfz+gkqRBSLjRMy8EcBlovByxxz6+7y&#10;Q90hliqFSMjRQBVjm2sdiooYw9i1JIk7O88YE/Slth7vKZwb/ZZl75qxltRQYUvriorL4cYG9vY6&#10;+fhqN77j03e323Gx9xyMGQ371QxUpD4+xQ/31hqYprHpS/oBevE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nv+E2vwAAANsAAAAPAAAAAAAAAAAAAAAAAJgCAABkcnMvZG93bnJl&#10;di54bWxQSwUGAAAAAAQABAD1AAAAhAMAAAAA&#10;" fillcolor="white [3201]" stroked="f" strokeweight="2pt">
                                    <v:textbox>
                                      <w:txbxContent>
                                        <w:p w:rsidR="00930FB1" w:rsidRDefault="00930FB1" w:rsidP="005368B2">
                                          <w:pPr>
                                            <w:jc w:val="center"/>
                                          </w:pPr>
                                          <w:r>
                                            <w:t>Yes</w:t>
                                          </w:r>
                                        </w:p>
                                      </w:txbxContent>
                                    </v:textbox>
                                  </v:rect>
                                  <v:rect id="Rectangle 49" o:spid="_x0000_s1072" style="position:absolute;left:11449;top:41903;width:5725;height:2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NErcMA&#10;AADbAAAADwAAAGRycy9kb3ducmV2LnhtbESPUWvCQBCE3wv9D8cWfKsXRWxNPaVUBAVBavsD1tw2&#10;Cc3upXdnjP/eE4Q+DjPzDTNf9tyojnyonRgYDTNQJIWztZQGvr/Wz6+gQkSx2DghAxcKsFw8Pswx&#10;t+4sn9QdYqkSREKOBqoY21zrUFTEGIauJUnej/OMMUlfauvxnODc6HGWTTVjLWmhwpY+Kip+Dyc2&#10;sLd/o5dVu/YdH7fdbsfF3nMwZvDUv7+BitTH//C9vbEGJjO4fUk/QC+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PNErcMAAADbAAAADwAAAAAAAAAAAAAAAACYAgAAZHJzL2Rv&#10;d25yZXYueG1sUEsFBgAAAAAEAAQA9QAAAIgDAAAAAA==&#10;" fillcolor="white [3201]" stroked="f" strokeweight="2pt">
                                    <v:textbox>
                                      <w:txbxContent>
                                        <w:p w:rsidR="00930FB1" w:rsidRDefault="00930FB1" w:rsidP="005368B2">
                                          <w:pPr>
                                            <w:jc w:val="center"/>
                                          </w:pPr>
                                          <w:r>
                                            <w:t>Yes</w:t>
                                          </w:r>
                                        </w:p>
                                      </w:txbxContent>
                                    </v:textbox>
                                  </v:rect>
                                </v:group>
                              </v:group>
                              <v:group id="Group 60" o:spid="_x0000_s1073" style="position:absolute;left:33315;top:24887;width:27432;height:43335" coordsize="27432,43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 id="Straight Arrow Connector 57" o:spid="_x0000_s1074" type="#_x0000_t32" style="position:absolute;top:43334;width:2743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VUbMQAAADbAAAADwAAAGRycy9kb3ducmV2LnhtbESPX2vCMBTF3wW/Q7iDvWk60Tk6o4hj&#10;oAhKnSC+XZu7ttjclCSz3bdfhIGPh/Pnx5ktOlOLGzlfWVbwMkxAEOdWV1woOH59Dt5A+ICssbZM&#10;Cn7Jw2Le780w1bbljG6HUIg4wj5FBWUITSqlz0sy6Ie2IY7et3UGQ5SukNphG8dNLUdJ8ioNVhwJ&#10;JTa0Kim/Hn5MhHyMs8n2tL2MKVvu28vmvAvurNTzU7d8BxGoC4/wf3utFUymcP8Sf4C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5VRsxAAAANsAAAAPAAAAAAAAAAAA&#10;AAAAAKECAABkcnMvZG93bnJldi54bWxQSwUGAAAAAAQABAD5AAAAkgMAAAAA&#10;" strokecolor="#4579b8 [3044]">
                                  <v:stroke endarrow="open"/>
                                </v:shape>
                                <v:line id="Straight Connector 58" o:spid="_x0000_s1075" style="position:absolute;flip:y;visibility:visible;mso-wrap-style:square" from="27432,0" to="27432,43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V6OMMAAADbAAAADwAAAGRycy9kb3ducmV2LnhtbERPy2rCQBTdF/yH4Qru6iS1tSVmlCKI&#10;wYKvduHykrkmwcydmBlN2q/vLApdHs47XfSmFndqXWVZQTyOQBDnVldcKPj6XD2+gXAeWWNtmRR8&#10;k4PFfPCQYqJtxwe6H30hQgi7BBWU3jeJlC4vyaAb24Y4cGfbGvQBtoXULXYh3NTyKYqm0mDFoaHE&#10;hpYl5ZfjzSjIMt5sfni1O8X769pPqo/tc/eq1GjYv89AeOr9v/jPnWkFL2Fs+BJ+gJ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lejjDAAAA2wAAAA8AAAAAAAAAAAAA&#10;AAAAoQIAAGRycy9kb3ducmV2LnhtbFBLBQYAAAAABAAEAPkAAACRAwAAAAA=&#10;" strokecolor="#4579b8 [3044]"/>
                                <v:line id="Straight Connector 59" o:spid="_x0000_s1076" style="position:absolute;flip:x;visibility:visible;mso-wrap-style:square" from="24967,0" to="27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fo8YAAADbAAAADwAAAGRycy9kb3ducmV2LnhtbESPT2vCQBTE74LfYXmF3upG65+auooI&#10;0qBgq/XQ4yP7mgSzb2N2a2I/fVcoeBxm5jfMbNGaUlyodoVlBf1eBII4tbrgTMHxc/30AsJ5ZI2l&#10;ZVJwJQeLebczw1jbhvd0OfhMBAi7GBXk3lexlC7NyaDr2Yo4eN+2NuiDrDOpa2wC3JRyEEVjabDg&#10;sJBjRauc0tPhxyhIEt5sfnn9/tX/OL/552K7GzYTpR4f2uUrCE+tv4f/24lWMJrC7Uv4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p36PGAAAA2wAAAA8AAAAAAAAA&#10;AAAAAAAAoQIAAGRycy9kb3ducmV2LnhtbFBLBQYAAAAABAAEAPkAAACUAwAAAAA=&#10;" strokecolor="#4579b8 [3044]"/>
                              </v:group>
                            </v:group>
                            <v:rect id="Rectangle 62" o:spid="_x0000_s1077" style="position:absolute;left:52876;top:31010;width:5721;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KvMMA&#10;AADbAAAADwAAAGRycy9kb3ducmV2LnhtbESP3WrCQBSE7wu+w3IE7+pGL7SkrlIqQgVB/HmA0+wx&#10;CeacjbvbmL59VxB6OczMN8xi1XOjOvKhdmJgMs5AkRTO1lIaOJ82r2+gQkSx2DghA78UYLUcvCww&#10;t+4uB+qOsVQJIiFHA1WMba51KCpiDGPXkiTv4jxjTNKX2nq8Jzg3epplM81YS1qosKXPiorr8YcN&#10;7O1tMl+3G9/x97bb7bjYew7GjIb9xzuoSH38Dz/bX9bAbAqPL+kH6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KKvMMAAADbAAAADwAAAAAAAAAAAAAAAACYAgAAZHJzL2Rv&#10;d25yZXYueG1sUEsFBgAAAAAEAAQA9QAAAIgDAAAAAA==&#10;" fillcolor="white [3201]" stroked="f" strokeweight="2pt">
                              <v:textbox>
                                <w:txbxContent>
                                  <w:p w:rsidR="00930FB1" w:rsidRDefault="00930FB1" w:rsidP="00A35903">
                                    <w:pPr>
                                      <w:jc w:val="center"/>
                                    </w:pPr>
                                    <w:r>
                                      <w:t>Yes</w:t>
                                    </w:r>
                                  </w:p>
                                </w:txbxContent>
                              </v:textbox>
                            </v:rect>
                            <v:rect id="Rectangle 63" o:spid="_x0000_s1078" style="position:absolute;left:397;top:30599;width:5010;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4vJ8MA&#10;AADbAAAADwAAAGRycy9kb3ducmV2LnhtbESPUWvCQBCE3wX/w7FC3/RiC1qipxSL0IIgpv0B29ya&#10;hGb34t01pv/eEwp9HGbmG2a9HbhVPfnQODEwn2WgSEpnG6kMfH7sp8+gQkSx2DohA78UYLsZj9aY&#10;W3eVE/VFrFSCSMjRQB1jl2sdypoYw8x1JMk7O88Yk/SVth6vCc6tfsyyhWZsJC3U2NGupvK7+GED&#10;R3uZL1+7ve/5670/HLg8eg7GPEyGlxWoSEP8D/+136yBxRPcv6Qfo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q4vJ8MAAADbAAAADwAAAAAAAAAAAAAAAACYAgAAZHJzL2Rv&#10;d25yZXYueG1sUEsFBgAAAAAEAAQA9QAAAIgDAAAAAA==&#10;" fillcolor="white [3201]" stroked="f" strokeweight="2pt">
                              <v:textbox>
                                <w:txbxContent>
                                  <w:p w:rsidR="00930FB1" w:rsidRDefault="00930FB1" w:rsidP="00A35903">
                                    <w:pPr>
                                      <w:jc w:val="center"/>
                                    </w:pPr>
                                    <w:r>
                                      <w:t>NO</w:t>
                                    </w:r>
                                  </w:p>
                                </w:txbxContent>
                              </v:textbox>
                            </v:rect>
                          </v:group>
                          <v:group id="Group 69" o:spid="_x0000_s1079" style="position:absolute;top:35542;width:27750;height:32123" coordsize="27750,3212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AEY+sUAAADbAAAADwAAAGRycy9kb3ducmV2LnhtbESPT2vCQBTE74V+h+UV&#10;ejObtCg1ZhWRtvQQBLUg3h7ZZxLMvg3Zbf58e7dQ6HGYmd8w2WY0jeipc7VlBUkUgyAurK65VPB9&#10;+pi9gXAeWWNjmRRM5GCzfnzIMNV24AP1R1+KAGGXooLK+zaV0hUVGXSRbYmDd7WdQR9kV0rd4RDg&#10;ppEvcbyQBmsOCxW2tKuouB1/jILPAYfta/Le57frbrqc5vtznpBSz0/jdgXC0+j/w3/tL61gsYT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QBGPrFAAAA2wAA&#10;AA8AAAAAAAAAAAAAAAAAqgIAAGRycy9kb3ducmV2LnhtbFBLBQYAAAAABAAEAPoAAACcAwAAAAA=&#10;">
                            <v:line id="Straight Connector 66" o:spid="_x0000_s1080" style="position:absolute;flip:x y;visibility:visible;mso-wrap-style:square" from="0,0" to="317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WYDcQAAADbAAAADwAAAGRycy9kb3ducmV2LnhtbESPQWvCQBSE74X+h+UVvNVNi4YSXYMW&#10;K3oqVS/eHtlnEpJ9m+5uY/TXu4VCj8PMfMPM88G0oifna8sKXsYJCOLC6ppLBcfDx/MbCB+QNbaW&#10;ScGVPOSLx4c5Ztpe+Iv6fShFhLDPUEEVQpdJ6YuKDPqx7Yijd7bOYIjSlVI7vES4aeVrkqTSYM1x&#10;ocKO3isqmv2PUaDXt03ffheNkbvrav05maJbnZQaPQ3LGYhAQ/gP/7W3WkGawu+X+APk4g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hZgNxAAAANsAAAAPAAAAAAAAAAAA&#10;AAAAAKECAABkcnMvZG93bnJldi54bWxQSwUGAAAAAAQABAD5AAAAkgMAAAAA&#10;" strokecolor="#4579b8 [3044]"/>
                            <v:line id="Straight Connector 67" o:spid="_x0000_s1081" style="position:absolute;flip:y;visibility:visible;mso-wrap-style:square" from="0,0" to="0,321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lYk98YAAADbAAAADwAAAGRycy9kb3ducmV2LnhtbESPQWvCQBSE70L/w/IK3nSjFS1pNlIK&#10;0mBBW/XQ4yP7moRm38bsamJ/vSsIPQ4z8w2TLHtTizO1rrKsYDKOQBDnVldcKDjsV6NnEM4ja6wt&#10;k4ILOVimD4MEY207/qLzzhciQNjFqKD0vomldHlJBt3YNsTB+7GtQR9kW0jdYhfgppbTKJpLgxWH&#10;hRIbeisp/92djIIs4/X6j1fb78nn8d0/VR+bWbdQavjYv76A8NT7//C9nWkF8wXcvoQfIN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5WJPfGAAAA2wAAAA8AAAAAAAAA&#10;AAAAAAAAoQIAAGRycy9kb3ducmV2LnhtbFBLBQYAAAAABAAEAPkAAACUAwAAAAA=&#10;" strokecolor="#4579b8 [3044]"/>
                            <v:shape id="Straight Arrow Connector 68" o:spid="_x0000_s1082" type="#_x0000_t32" style="position:absolute;top:32123;width:2775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Cg9rb8AAADbAAAADwAAAGRycy9kb3ducmV2LnhtbERPy4rCMBTdC/MP4Q7MTlNHKqVjKiKU&#10;cesLdHenuX1gc1OaVDt/bxaCy8N5r9ajacWdetdYVjCfRSCIC6sbrhScjvk0AeE8ssbWMin4Jwfr&#10;7GOywlTbB+/pfvCVCCHsUlRQe9+lUrqiJoNuZjviwJW2N+gD7Cupe3yEcNPK7yhaSoMNh4YaO9rW&#10;VNwOg1GwKP/G38RvZJJf7HYY4jg+51elvj7HzQ8IT6N/i1/unVawDGPDl/ADZPYE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5Cg9rb8AAADbAAAADwAAAAAAAAAAAAAAAACh&#10;AgAAZHJzL2Rvd25yZXYueG1sUEsFBgAAAAAEAAQA+QAAAI0DAAAAAA==&#10;" strokecolor="#4579b8 [3044]">
                              <v:stroke endarrow="open"/>
                            </v:shape>
                          </v:group>
                        </v:group>
                        <v:line id="Straight Connector 71" o:spid="_x0000_s1083" style="position:absolute;flip:x;visibility:visible;mso-wrap-style:square" from="43016,34111" to="45481,341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iyQcMAAADbAAAADwAAAGRycy9kb3ducmV2LnhtbESPQYvCMBSE78L+h/AW9qZpPaxSjSIu&#10;Kx5WxSp4fTTPpti8lCar9d8bQfA4zMw3zHTe2VpcqfWVYwXpIAFBXDhdcangePjtj0H4gKyxdkwK&#10;7uRhPvvoTTHT7sZ7uuahFBHCPkMFJoQmk9IXhiz6gWuIo3d2rcUQZVtK3eItwm0th0nyLS1WHBcM&#10;NrQ0VFzyf6sgT6yRf5vy1P3sm/WqTnej03an1Ndnt5iACNSFd/jVXmsFoxSeX+IP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vIskHDAAAA2wAAAA8AAAAAAAAAAAAA&#10;AAAAoQIAAGRycy9kb3ducmV2LnhtbFBLBQYAAAAABAAEAPkAAACRAwAAAAA=&#10;" strokecolor="#4579b8 [3044]">
                          <v:stroke dashstyle="dash"/>
                        </v:line>
                      </v:group>
                      <v:rect id="Rectangle 74" o:spid="_x0000_s1084" style="position:absolute;left:41505;top:30612;width:5169;height:27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J4hjsMA&#10;AADbAAAADwAAAGRycy9kb3ducmV2LnhtbESPUWvCQBCE3wX/w7FC3/RiKSrRU4pFaEGQxv6AbW5N&#10;QrN78e4a03/vFQp9HGbmG2azG7hVPfnQODEwn2WgSEpnG6kMfJwP0xWoEFEstk7IwA8F2G3How3m&#10;1t3knfoiVipBJORooI6xy7UOZU2MYeY6kuRdnGeMSfpKW4+3BOdWP2bZQjM2khZq7GhfU/lVfLOB&#10;k73Oly/dwff8+dYfj1yePAdjHibD8xpUpCH+h//ar9bA8gl+v6QfoL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J4hjsMAAADbAAAADwAAAAAAAAAAAAAAAACYAgAAZHJzL2Rv&#10;d25yZXYueG1sUEsFBgAAAAAEAAQA9QAAAIgDAAAAAA==&#10;" fillcolor="white [3201]" stroked="f" strokeweight="2pt">
                        <v:textbox>
                          <w:txbxContent>
                            <w:p w:rsidR="00930FB1" w:rsidRDefault="00930FB1" w:rsidP="00A35903">
                              <w:pPr>
                                <w:jc w:val="center"/>
                              </w:pPr>
                              <w:r>
                                <w:t>NO</w:t>
                              </w:r>
                            </w:p>
                          </w:txbxContent>
                        </v:textbox>
                      </v:rect>
                    </v:group>
                  </v:group>
                  <v:rect id="Rectangle 77" o:spid="_x0000_s1085" style="position:absolute;left:59396;top:20275;width:5162;height:2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y/+cIA&#10;AADbAAAADwAAAGRycy9kb3ducmV2LnhtbESPUWvCQBCE3wv+h2OFvtWLPpiSekpRhAqCVP0Ba26b&#10;hGb34t01pv/eEwp9HGbmG2axGrhVPfnQODEwnWSgSEpnG6kMnE/bl1dQIaJYbJ2QgV8KsFqOnhZY&#10;WHeTT+qPsVIJIqFAA3WMXaF1KGtiDBPXkSTvy3nGmKSvtPV4S3Bu9SzL5pqxkbRQY0frmsrv4w8b&#10;ONjrNN90W9/zZdfv91wePAdjnsfD+xuoSEP8D/+1P6yBPIfHl/QD9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TL/5wgAAANsAAAAPAAAAAAAAAAAAAAAAAJgCAABkcnMvZG93&#10;bnJldi54bWxQSwUGAAAAAAQABAD1AAAAhwMAAAAA&#10;" fillcolor="white [3201]" stroked="f" strokeweight="2pt">
                    <v:textbox>
                      <w:txbxContent>
                        <w:p w:rsidR="00930FB1" w:rsidRDefault="00930FB1" w:rsidP="00EF1A51">
                          <w:pPr>
                            <w:jc w:val="center"/>
                          </w:pPr>
                          <w:r>
                            <w:t>NO</w:t>
                          </w:r>
                        </w:p>
                      </w:txbxContent>
                    </v:textbox>
                  </v:rect>
                </v:group>
                <v:shape id="Text Box 79" o:spid="_x0000_s1086" type="#_x0000_t202" style="position:absolute;top:70923;width:64547;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TX+8YA&#10;AADbAAAADwAAAGRycy9kb3ducmV2LnhtbESPQWsCMRSE74X+h/AEL0WzbcXa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pTX+8YAAADbAAAADwAAAAAAAAAAAAAAAACYAgAAZHJz&#10;L2Rvd25yZXYueG1sUEsFBgAAAAAEAAQA9QAAAIsDAAAAAA==&#10;" stroked="f">
                  <v:textbox style="mso-fit-shape-to-text:t" inset="0,0,0,0">
                    <w:txbxContent>
                      <w:p w:rsidR="00930FB1" w:rsidRPr="00EF1A51" w:rsidRDefault="00930FB1" w:rsidP="00EF1A51">
                        <w:pPr>
                          <w:pStyle w:val="Caption"/>
                          <w:jc w:val="center"/>
                          <w:rPr>
                            <w:noProof/>
                            <w:color w:val="000000" w:themeColor="text1"/>
                            <w:sz w:val="24"/>
                            <w:szCs w:val="24"/>
                          </w:rPr>
                        </w:pPr>
                        <w:r w:rsidRPr="00EF1A51">
                          <w:rPr>
                            <w:color w:val="000000" w:themeColor="text1"/>
                          </w:rPr>
                          <w:t>Figure</w:t>
                        </w:r>
                        <w:r>
                          <w:rPr>
                            <w:color w:val="000000" w:themeColor="text1"/>
                          </w:rPr>
                          <w:t xml:space="preserve"> 2.1</w:t>
                        </w:r>
                        <w:r w:rsidRPr="00EF1A51">
                          <w:rPr>
                            <w:color w:val="000000" w:themeColor="text1"/>
                          </w:rPr>
                          <w:t>: Flow diagram explaining the logic for calculating the page faults.</w:t>
                        </w:r>
                      </w:p>
                    </w:txbxContent>
                  </v:textbox>
                </v:shape>
              </v:group>
            </w:pict>
          </mc:Fallback>
        </mc:AlternateContent>
      </w:r>
    </w:p>
    <w:p w:rsidR="005A596C" w:rsidRPr="005A596C" w:rsidRDefault="005A596C" w:rsidP="005A596C"/>
    <w:p w:rsidR="00822DAC" w:rsidRPr="00A35903" w:rsidRDefault="005368B2" w:rsidP="00CC2A66">
      <w:r>
        <w:rPr>
          <w:noProof/>
        </w:rPr>
        <mc:AlternateContent>
          <mc:Choice Requires="wps">
            <w:drawing>
              <wp:anchor distT="0" distB="0" distL="114300" distR="114300" simplePos="0" relativeHeight="251716608" behindDoc="0" locked="0" layoutInCell="1" allowOverlap="1" wp14:anchorId="6C11C0B6" wp14:editId="001B06D9">
                <wp:simplePos x="0" y="0"/>
                <wp:positionH relativeFrom="column">
                  <wp:posOffset>3035935</wp:posOffset>
                </wp:positionH>
                <wp:positionV relativeFrom="paragraph">
                  <wp:posOffset>6063615</wp:posOffset>
                </wp:positionV>
                <wp:extent cx="0" cy="301625"/>
                <wp:effectExtent l="95250" t="0" r="57150" b="60325"/>
                <wp:wrapNone/>
                <wp:docPr id="55" name="Straight Arrow Connector 55"/>
                <wp:cNvGraphicFramePr/>
                <a:graphic xmlns:a="http://schemas.openxmlformats.org/drawingml/2006/main">
                  <a:graphicData uri="http://schemas.microsoft.com/office/word/2010/wordprocessingShape">
                    <wps:wsp>
                      <wps:cNvCnPr/>
                      <wps:spPr>
                        <a:xfrm>
                          <a:off x="0" y="0"/>
                          <a:ext cx="0" cy="301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5" o:spid="_x0000_s1026" type="#_x0000_t32" style="position:absolute;margin-left:239.05pt;margin-top:477.45pt;width:0;height:23.7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" strokecolor="#4579b8 [3044]">
                <v:stroke endarrow="open"/>
              </v:shape>
            </w:pict>
          </mc:Fallback>
        </mc:AlternateContent>
      </w:r>
    </w:p>
    <w:p w:rsidR="00906D0C" w:rsidRDefault="00906D0C" w:rsidP="00CC2A66">
      <w:pPr>
        <w:rPr>
          <w:i/>
        </w:rPr>
      </w:pPr>
    </w:p>
    <w:p w:rsidR="00906D0C" w:rsidRDefault="00906D0C" w:rsidP="00CC2A66">
      <w:pPr>
        <w:rPr>
          <w:i/>
        </w:rPr>
      </w:pPr>
    </w:p>
    <w:p w:rsidR="00906D0C" w:rsidRDefault="00906D0C" w:rsidP="00CC2A66">
      <w:pPr>
        <w:rPr>
          <w:i/>
        </w:rPr>
      </w:pPr>
    </w:p>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Default="00906D0C" w:rsidP="00CC2A66"/>
    <w:p w:rsidR="00906D0C" w:rsidRPr="00906D0C" w:rsidRDefault="00906D0C"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CC2A66" w:rsidRDefault="00CC2A66" w:rsidP="00CC2A66"/>
    <w:p w:rsidR="00906D0C" w:rsidRDefault="00A35903" w:rsidP="00CC2A66">
      <w:pPr>
        <w:pStyle w:val="Heading2"/>
        <w:numPr>
          <w:ilvl w:val="1"/>
          <w:numId w:val="30"/>
        </w:numPr>
        <w:rPr>
          <w:i w:val="0"/>
        </w:rPr>
      </w:pPr>
      <w:bookmarkStart w:id="246" w:name="_Toc379011156"/>
      <w:r w:rsidRPr="00CC2A66">
        <w:rPr>
          <w:i w:val="0"/>
        </w:rPr>
        <w:lastRenderedPageBreak/>
        <w:t>Algorithm Steps</w:t>
      </w:r>
      <w:bookmarkEnd w:id="246"/>
    </w:p>
    <w:p w:rsidR="00CC2A66" w:rsidRPr="00CC2A66" w:rsidRDefault="00CC2A66" w:rsidP="00CC2A66"/>
    <w:p w:rsidR="00EF1A51" w:rsidRDefault="00EF1A51" w:rsidP="00907D7E">
      <w:pPr>
        <w:spacing w:line="360" w:lineRule="auto"/>
        <w:rPr>
          <w:b/>
          <w:bCs/>
          <w:i/>
          <w:sz w:val="22"/>
          <w:szCs w:val="22"/>
        </w:rPr>
      </w:pPr>
      <w:r w:rsidRPr="00EF1A51">
        <w:rPr>
          <w:sz w:val="22"/>
          <w:szCs w:val="22"/>
        </w:rPr>
        <w:t>Initially the</w:t>
      </w:r>
      <w:r>
        <w:rPr>
          <w:sz w:val="22"/>
          <w:szCs w:val="22"/>
        </w:rPr>
        <w:t xml:space="preserve"> input ‘val’ is compared with different assigned values.</w:t>
      </w:r>
    </w:p>
    <w:p w:rsidR="00CF5D7D" w:rsidRDefault="00EF1A51" w:rsidP="00907D7E">
      <w:pPr>
        <w:spacing w:line="360" w:lineRule="auto"/>
        <w:rPr>
          <w:b/>
          <w:bCs/>
          <w:i/>
          <w:sz w:val="22"/>
          <w:szCs w:val="22"/>
        </w:rPr>
      </w:pPr>
      <w:r w:rsidRPr="00EF1A51">
        <w:rPr>
          <w:sz w:val="22"/>
          <w:szCs w:val="22"/>
        </w:rPr>
        <w:t xml:space="preserve">If </w:t>
      </w:r>
      <w:r w:rsidR="005B3AF8" w:rsidRPr="005B3AF8">
        <w:rPr>
          <w:sz w:val="22"/>
          <w:szCs w:val="22"/>
        </w:rPr>
        <w:t>val</w:t>
      </w:r>
      <w:r w:rsidR="005B3AF8">
        <w:rPr>
          <w:sz w:val="22"/>
          <w:szCs w:val="22"/>
        </w:rPr>
        <w:t xml:space="preserve"> = </w:t>
      </w:r>
      <w:r w:rsidRPr="00EF1A51">
        <w:rPr>
          <w:sz w:val="22"/>
          <w:szCs w:val="22"/>
        </w:rPr>
        <w:t>-2, then all the directories in the /proc folder is read and the pid for each process is stored. For each pid value, the resource usage is calculated using the function</w:t>
      </w:r>
      <w:r>
        <w:rPr>
          <w:sz w:val="22"/>
          <w:szCs w:val="22"/>
        </w:rPr>
        <w:t xml:space="preserve"> </w:t>
      </w:r>
      <w:r w:rsidRPr="00EF1A51">
        <w:rPr>
          <w:sz w:val="22"/>
          <w:szCs w:val="22"/>
        </w:rPr>
        <w:t>getrusage</w:t>
      </w:r>
      <w:r>
        <w:rPr>
          <w:sz w:val="22"/>
          <w:szCs w:val="22"/>
        </w:rPr>
        <w:t>().</w:t>
      </w:r>
    </w:p>
    <w:p w:rsidR="00EF1A51" w:rsidRPr="00EF1A51" w:rsidRDefault="00EF1A51" w:rsidP="00CC2A66">
      <w:r>
        <w:rPr>
          <w:noProof/>
        </w:rPr>
        <w:drawing>
          <wp:inline distT="0" distB="0" distL="0" distR="0" wp14:anchorId="27E2688F" wp14:editId="33D1F27E">
            <wp:extent cx="3124200" cy="3619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124200" cy="361950"/>
                    </a:xfrm>
                    <a:prstGeom prst="rect">
                      <a:avLst/>
                    </a:prstGeom>
                  </pic:spPr>
                </pic:pic>
              </a:graphicData>
            </a:graphic>
          </wp:inline>
        </w:drawing>
      </w:r>
    </w:p>
    <w:p w:rsidR="00EF1A51" w:rsidRDefault="00EF1A51" w:rsidP="00CC2A66"/>
    <w:p w:rsidR="00EF1A51" w:rsidRDefault="00DD4A60" w:rsidP="00EF1A51">
      <w:r>
        <w:t xml:space="preserve">The getrusage() returns the a structure of type </w:t>
      </w:r>
      <w:r w:rsidRPr="00DD4A60">
        <w:rPr>
          <w:i/>
        </w:rPr>
        <w:t>rusage</w:t>
      </w:r>
      <w:r>
        <w:t xml:space="preserve">. The fields of </w:t>
      </w:r>
      <w:r w:rsidRPr="00DD4A60">
        <w:rPr>
          <w:i/>
        </w:rPr>
        <w:t>rusage</w:t>
      </w:r>
      <w:r>
        <w:t xml:space="preserve"> are shown below:</w:t>
      </w:r>
    </w:p>
    <w:p w:rsidR="00DD4A60" w:rsidRDefault="00DD4A60" w:rsidP="00EF1A51"/>
    <w:p w:rsidR="00DD4A60" w:rsidRPr="00DD4A60" w:rsidRDefault="00D805DF" w:rsidP="00EF1A51">
      <w:r>
        <w:rPr>
          <w:noProof/>
        </w:rPr>
        <mc:AlternateContent>
          <mc:Choice Requires="wps">
            <w:drawing>
              <wp:anchor distT="0" distB="0" distL="114300" distR="114300" simplePos="0" relativeHeight="251743232" behindDoc="0" locked="0" layoutInCell="1" allowOverlap="1" wp14:anchorId="1850AB03" wp14:editId="69BD4065">
                <wp:simplePos x="0" y="0"/>
                <wp:positionH relativeFrom="column">
                  <wp:posOffset>-461535</wp:posOffset>
                </wp:positionH>
                <wp:positionV relativeFrom="paragraph">
                  <wp:posOffset>2846981</wp:posOffset>
                </wp:positionV>
                <wp:extent cx="6454140" cy="258445"/>
                <wp:effectExtent l="0" t="0" r="3810" b="8255"/>
                <wp:wrapNone/>
                <wp:docPr id="83" name="Text Box 83"/>
                <wp:cNvGraphicFramePr/>
                <a:graphic xmlns:a="http://schemas.openxmlformats.org/drawingml/2006/main">
                  <a:graphicData uri="http://schemas.microsoft.com/office/word/2010/wordprocessingShape">
                    <wps:wsp>
                      <wps:cNvSpPr txBox="1"/>
                      <wps:spPr>
                        <a:xfrm>
                          <a:off x="0" y="0"/>
                          <a:ext cx="6454140" cy="258445"/>
                        </a:xfrm>
                        <a:prstGeom prst="rect">
                          <a:avLst/>
                        </a:prstGeom>
                        <a:solidFill>
                          <a:prstClr val="white"/>
                        </a:solidFill>
                        <a:ln>
                          <a:noFill/>
                        </a:ln>
                        <a:effectLst/>
                      </wps:spPr>
                      <wps:txbx>
                        <w:txbxContent>
                          <w:p w:rsidR="00930FB1" w:rsidRPr="00EF1A51" w:rsidRDefault="00930FB1" w:rsidP="00D805DF">
                            <w:pPr>
                              <w:pStyle w:val="Caption"/>
                              <w:jc w:val="center"/>
                              <w:rPr>
                                <w:noProof/>
                                <w:color w:val="000000" w:themeColor="text1"/>
                                <w:sz w:val="24"/>
                                <w:szCs w:val="24"/>
                              </w:rPr>
                            </w:pPr>
                            <w:r w:rsidRPr="00EF1A51">
                              <w:rPr>
                                <w:color w:val="000000" w:themeColor="text1"/>
                              </w:rPr>
                              <w:t>Figure</w:t>
                            </w:r>
                            <w:r>
                              <w:rPr>
                                <w:color w:val="000000" w:themeColor="text1"/>
                              </w:rPr>
                              <w:t xml:space="preserve"> 2.2</w:t>
                            </w:r>
                            <w:r w:rsidRPr="00EF1A51">
                              <w:rPr>
                                <w:color w:val="000000" w:themeColor="text1"/>
                              </w:rPr>
                              <w:t xml:space="preserve">: </w:t>
                            </w:r>
                            <w:proofErr w:type="spellStart"/>
                            <w:r>
                              <w:rPr>
                                <w:color w:val="000000" w:themeColor="text1"/>
                              </w:rPr>
                              <w:t>rusage</w:t>
                            </w:r>
                            <w:proofErr w:type="spellEnd"/>
                            <w:r>
                              <w:rPr>
                                <w:color w:val="000000" w:themeColor="text1"/>
                              </w:rPr>
                              <w:t xml:space="preserve"> structure which has major page faults and minor page faults highlighted in yellow.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3" o:spid="_x0000_s1087" type="#_x0000_t202" style="position:absolute;margin-left:-36.35pt;margin-top:224.15pt;width:508.2pt;height:20.3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" stroked="f">
                <v:textbox style="mso-fit-shape-to-text:t" inset="0,0,0,0">
                  <w:txbxContent>
                    <w:p w:rsidR="00930FB1" w:rsidRPr="00EF1A51" w:rsidRDefault="00930FB1" w:rsidP="00D805DF">
                      <w:pPr>
                        <w:pStyle w:val="Caption"/>
                        <w:jc w:val="center"/>
                        <w:rPr>
                          <w:noProof/>
                          <w:color w:val="000000" w:themeColor="text1"/>
                          <w:sz w:val="24"/>
                          <w:szCs w:val="24"/>
                        </w:rPr>
                      </w:pPr>
                      <w:r w:rsidRPr="00EF1A51">
                        <w:rPr>
                          <w:color w:val="000000" w:themeColor="text1"/>
                        </w:rPr>
                        <w:t>Figure</w:t>
                      </w:r>
                      <w:r>
                        <w:rPr>
                          <w:color w:val="000000" w:themeColor="text1"/>
                        </w:rPr>
                        <w:t xml:space="preserve"> 2.2</w:t>
                      </w:r>
                      <w:r w:rsidRPr="00EF1A51">
                        <w:rPr>
                          <w:color w:val="000000" w:themeColor="text1"/>
                        </w:rPr>
                        <w:t xml:space="preserve">: </w:t>
                      </w:r>
                      <w:proofErr w:type="spellStart"/>
                      <w:r>
                        <w:rPr>
                          <w:color w:val="000000" w:themeColor="text1"/>
                        </w:rPr>
                        <w:t>rusage</w:t>
                      </w:r>
                      <w:proofErr w:type="spellEnd"/>
                      <w:r>
                        <w:rPr>
                          <w:color w:val="000000" w:themeColor="text1"/>
                        </w:rPr>
                        <w:t xml:space="preserve"> structure which has major page faults and minor page faults highlighted in yellow.</w:t>
                      </w:r>
                    </w:p>
                  </w:txbxContent>
                </v:textbox>
              </v:shape>
            </w:pict>
          </mc:Fallback>
        </mc:AlternateContent>
      </w:r>
      <w:r>
        <w:rPr>
          <w:noProof/>
        </w:rPr>
        <w:drawing>
          <wp:inline distT="0" distB="0" distL="0" distR="0" wp14:anchorId="1C5C4646" wp14:editId="1B00AE45">
            <wp:extent cx="5400675" cy="2724150"/>
            <wp:effectExtent l="0" t="0" r="952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675" cy="2724150"/>
                    </a:xfrm>
                    <a:prstGeom prst="rect">
                      <a:avLst/>
                    </a:prstGeom>
                  </pic:spPr>
                </pic:pic>
              </a:graphicData>
            </a:graphic>
          </wp:inline>
        </w:drawing>
      </w:r>
    </w:p>
    <w:p w:rsidR="00CF5D7D" w:rsidRDefault="00CF5D7D" w:rsidP="00CF5D7D">
      <w:pPr>
        <w:pStyle w:val="Heading2"/>
        <w:ind w:left="720"/>
        <w:rPr>
          <w:i w:val="0"/>
        </w:rPr>
      </w:pPr>
    </w:p>
    <w:p w:rsidR="007A63B4" w:rsidRPr="002070C9" w:rsidRDefault="007A63B4" w:rsidP="002070C9">
      <w:pPr>
        <w:pStyle w:val="ListParagraph"/>
        <w:numPr>
          <w:ilvl w:val="0"/>
          <w:numId w:val="39"/>
        </w:numPr>
        <w:spacing w:line="360" w:lineRule="auto"/>
        <w:rPr>
          <w:b/>
          <w:bCs/>
          <w:i/>
          <w:iCs/>
        </w:rPr>
      </w:pPr>
      <w:r w:rsidRPr="007A63B4">
        <w:t>Major page fault and minor page</w:t>
      </w:r>
      <w:r>
        <w:t xml:space="preserve"> fault are given by the fields </w:t>
      </w:r>
      <w:r w:rsidRPr="007A63B4">
        <w:t>ru_minflt and ru_majflt</w:t>
      </w:r>
      <w:r>
        <w:t>.</w:t>
      </w:r>
    </w:p>
    <w:p w:rsidR="007A63B4" w:rsidRDefault="007A63B4" w:rsidP="002070C9">
      <w:pPr>
        <w:pStyle w:val="ListParagraph"/>
        <w:numPr>
          <w:ilvl w:val="0"/>
          <w:numId w:val="39"/>
        </w:numPr>
        <w:spacing w:line="360" w:lineRule="auto"/>
      </w:pPr>
      <w:r>
        <w:t xml:space="preserve">If </w:t>
      </w:r>
      <w:r w:rsidRPr="002070C9">
        <w:rPr>
          <w:i/>
        </w:rPr>
        <w:t>val = -1</w:t>
      </w:r>
      <w:r w:rsidR="00C32A77">
        <w:t xml:space="preserve">, the pid_t is a signed integer type which is passed as input to the function </w:t>
      </w:r>
      <w:r w:rsidR="00C32A77" w:rsidRPr="007059D3">
        <w:rPr>
          <w:b/>
          <w:i/>
        </w:rPr>
        <w:t>getrusage()</w:t>
      </w:r>
      <w:r w:rsidR="00C32A77">
        <w:t>. The major page faults and minor page faults are extracted using the above procedure.</w:t>
      </w:r>
    </w:p>
    <w:p w:rsidR="00C32A77" w:rsidRPr="007A63B4" w:rsidRDefault="00C32A77" w:rsidP="002070C9">
      <w:pPr>
        <w:pStyle w:val="ListParagraph"/>
        <w:numPr>
          <w:ilvl w:val="0"/>
          <w:numId w:val="39"/>
        </w:numPr>
        <w:spacing w:line="360" w:lineRule="auto"/>
      </w:pPr>
      <w:r>
        <w:t>Else, the value is compared with each group id working on the system and the page faults are recovered for all the processes of the indicated group.</w:t>
      </w:r>
      <w:r w:rsidR="00936028">
        <w:t xml:space="preserve"> The processes belonging to a particular group is found out by scanning the contents of /proc directory.</w:t>
      </w:r>
    </w:p>
    <w:p w:rsidR="00822DAC" w:rsidRDefault="00F202D1" w:rsidP="005D1BFD">
      <w:pPr>
        <w:pStyle w:val="Heading2"/>
        <w:numPr>
          <w:ilvl w:val="1"/>
          <w:numId w:val="30"/>
        </w:numPr>
        <w:rPr>
          <w:i w:val="0"/>
        </w:rPr>
      </w:pPr>
      <w:bookmarkStart w:id="247" w:name="_Toc379011157"/>
      <w:r>
        <w:rPr>
          <w:i w:val="0"/>
        </w:rPr>
        <w:t xml:space="preserve">Implementation of </w:t>
      </w:r>
      <w:r w:rsidRPr="00F202D1">
        <w:t>sys_pgfltstat</w:t>
      </w:r>
      <w:r>
        <w:rPr>
          <w:i w:val="0"/>
        </w:rPr>
        <w:t xml:space="preserve"> system call</w:t>
      </w:r>
      <w:bookmarkEnd w:id="247"/>
    </w:p>
    <w:p w:rsidR="00F202D1" w:rsidRPr="00F202D1" w:rsidRDefault="00F202D1" w:rsidP="00F202D1"/>
    <w:p w:rsidR="007D40CC" w:rsidRDefault="00DD205F" w:rsidP="007D40CC">
      <w:pPr>
        <w:spacing w:line="360" w:lineRule="auto"/>
      </w:pPr>
      <w:r>
        <w:t>The linux kernel source code is expanded into the folder /usr/src/linux-3.12.6 directory. A directory named /usr/src/linux-3.12.6/pgfltstat is created which contains the file that has implementation of the system call.</w:t>
      </w:r>
      <w:r w:rsidR="00D03E2E">
        <w:t xml:space="preserve"> </w:t>
      </w:r>
      <w:r w:rsidR="0023228C">
        <w:t xml:space="preserve">The C implementation file is named as </w:t>
      </w:r>
      <w:r w:rsidR="00855737">
        <w:t>process.c and</w:t>
      </w:r>
      <w:r w:rsidR="0023228C">
        <w:t xml:space="preserve"> the contents are</w:t>
      </w:r>
      <w:r w:rsidR="007745DC">
        <w:t xml:space="preserve"> </w:t>
      </w:r>
      <w:r w:rsidR="007745DC" w:rsidRPr="003930B7">
        <w:t>shown below</w:t>
      </w:r>
      <w:r w:rsidR="007745DC">
        <w:t>:</w:t>
      </w:r>
    </w:p>
    <w:p w:rsidR="00C87976" w:rsidRPr="003A2C46" w:rsidRDefault="00C87976" w:rsidP="007D40CC">
      <w:pPr>
        <w:spacing w:line="360" w:lineRule="auto"/>
      </w:pPr>
    </w:p>
    <w:p w:rsidR="00EE1EE0" w:rsidRDefault="00EE1EE0" w:rsidP="007D40CC">
      <w:pPr>
        <w:rPr>
          <w:noProof/>
        </w:rPr>
      </w:pPr>
    </w:p>
    <w:p w:rsidR="00EE1EE0" w:rsidRDefault="00EE1EE0" w:rsidP="007D40CC">
      <w:pPr>
        <w:rPr>
          <w:noProof/>
        </w:rPr>
      </w:pPr>
      <w:r>
        <w:rPr>
          <w:noProof/>
        </w:rPr>
        <w:t>Include header files:</w:t>
      </w:r>
    </w:p>
    <w:p w:rsidR="00EE1EE0" w:rsidRDefault="00EE1EE0" w:rsidP="007D40CC">
      <w:pPr>
        <w:rPr>
          <w:noProof/>
        </w:rPr>
      </w:pPr>
    </w:p>
    <w:p w:rsidR="00EE1EE0" w:rsidRDefault="00EE1EE0" w:rsidP="007D40CC">
      <w:pPr>
        <w:rPr>
          <w:noProof/>
        </w:rPr>
      </w:pPr>
    </w:p>
    <w:p w:rsidR="007D40CC" w:rsidRPr="003A2C46" w:rsidRDefault="00EE1EE0" w:rsidP="007D40CC">
      <w:r>
        <w:rPr>
          <w:noProof/>
        </w:rPr>
        <w:drawing>
          <wp:inline distT="0" distB="0" distL="0" distR="0" wp14:anchorId="042A4172" wp14:editId="641D649D">
            <wp:extent cx="5971128" cy="2011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975043" cy="2012999"/>
                    </a:xfrm>
                    <a:prstGeom prst="rect">
                      <a:avLst/>
                    </a:prstGeom>
                  </pic:spPr>
                </pic:pic>
              </a:graphicData>
            </a:graphic>
          </wp:inline>
        </w:drawing>
      </w:r>
    </w:p>
    <w:p w:rsidR="007D40CC" w:rsidRDefault="00985FF5" w:rsidP="007D40CC">
      <w:r>
        <w:rPr>
          <w:noProof/>
        </w:rPr>
        <mc:AlternateContent>
          <mc:Choice Requires="wps">
            <w:drawing>
              <wp:anchor distT="0" distB="0" distL="114300" distR="114300" simplePos="0" relativeHeight="251747328" behindDoc="0" locked="0" layoutInCell="1" allowOverlap="1" wp14:anchorId="56A9CFB3" wp14:editId="4B91D8BF">
                <wp:simplePos x="0" y="0"/>
                <wp:positionH relativeFrom="column">
                  <wp:posOffset>-235585</wp:posOffset>
                </wp:positionH>
                <wp:positionV relativeFrom="paragraph">
                  <wp:posOffset>46355</wp:posOffset>
                </wp:positionV>
                <wp:extent cx="6454140" cy="258445"/>
                <wp:effectExtent l="0" t="0" r="3810" b="8255"/>
                <wp:wrapNone/>
                <wp:docPr id="65" name="Text Box 65"/>
                <wp:cNvGraphicFramePr/>
                <a:graphic xmlns:a="http://schemas.openxmlformats.org/drawingml/2006/main">
                  <a:graphicData uri="http://schemas.microsoft.com/office/word/2010/wordprocessingShape">
                    <wps:wsp>
                      <wps:cNvSpPr txBox="1"/>
                      <wps:spPr>
                        <a:xfrm>
                          <a:off x="0" y="0"/>
                          <a:ext cx="6454140" cy="258445"/>
                        </a:xfrm>
                        <a:prstGeom prst="rect">
                          <a:avLst/>
                        </a:prstGeom>
                        <a:solidFill>
                          <a:prstClr val="white"/>
                        </a:solidFill>
                        <a:ln>
                          <a:noFill/>
                        </a:ln>
                        <a:effectLst/>
                      </wps:spPr>
                      <wps:txbx>
                        <w:txbxContent>
                          <w:p w:rsidR="00930FB1" w:rsidRPr="00EF1A51" w:rsidRDefault="00930FB1" w:rsidP="00985FF5">
                            <w:pPr>
                              <w:pStyle w:val="Caption"/>
                              <w:jc w:val="center"/>
                              <w:rPr>
                                <w:noProof/>
                                <w:color w:val="000000" w:themeColor="text1"/>
                                <w:sz w:val="24"/>
                                <w:szCs w:val="24"/>
                              </w:rPr>
                            </w:pPr>
                            <w:r>
                              <w:rPr>
                                <w:color w:val="000000" w:themeColor="text1"/>
                              </w:rPr>
                              <w:t>Code snippet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5" o:spid="_x0000_s1088" type="#_x0000_t202" style="position:absolute;margin-left:-18.55pt;margin-top:3.65pt;width:508.2pt;height:20.3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" stroked="f">
                <v:textbox style="mso-fit-shape-to-text:t" inset="0,0,0,0">
                  <w:txbxContent>
                    <w:p w:rsidR="00930FB1" w:rsidRPr="00EF1A51" w:rsidRDefault="00930FB1" w:rsidP="00985FF5">
                      <w:pPr>
                        <w:pStyle w:val="Caption"/>
                        <w:jc w:val="center"/>
                        <w:rPr>
                          <w:noProof/>
                          <w:color w:val="000000" w:themeColor="text1"/>
                          <w:sz w:val="24"/>
                          <w:szCs w:val="24"/>
                        </w:rPr>
                      </w:pPr>
                      <w:r>
                        <w:rPr>
                          <w:color w:val="000000" w:themeColor="text1"/>
                        </w:rPr>
                        <w:t>Code snippet 1</w:t>
                      </w:r>
                    </w:p>
                  </w:txbxContent>
                </v:textbox>
              </v:shape>
            </w:pict>
          </mc:Fallback>
        </mc:AlternateContent>
      </w:r>
    </w:p>
    <w:p w:rsidR="00985FF5" w:rsidRDefault="00985FF5" w:rsidP="007D40CC">
      <w:pPr>
        <w:rPr>
          <w:noProof/>
        </w:rPr>
      </w:pPr>
    </w:p>
    <w:p w:rsidR="00985FF5" w:rsidRDefault="00985FF5" w:rsidP="007D40CC">
      <w:pPr>
        <w:rPr>
          <w:noProof/>
        </w:rPr>
      </w:pPr>
    </w:p>
    <w:p w:rsidR="00985FF5" w:rsidRDefault="00985FF5" w:rsidP="007D40CC">
      <w:pPr>
        <w:rPr>
          <w:noProof/>
        </w:rPr>
      </w:pPr>
    </w:p>
    <w:p w:rsidR="0068489E" w:rsidRDefault="008F6858" w:rsidP="007D40CC">
      <w:r>
        <w:rPr>
          <w:noProof/>
        </w:rPr>
        <w:drawing>
          <wp:inline distT="0" distB="0" distL="0" distR="0" wp14:anchorId="3535059B" wp14:editId="4E24EC91">
            <wp:extent cx="3752850" cy="552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752850" cy="552450"/>
                    </a:xfrm>
                    <a:prstGeom prst="rect">
                      <a:avLst/>
                    </a:prstGeom>
                  </pic:spPr>
                </pic:pic>
              </a:graphicData>
            </a:graphic>
          </wp:inline>
        </w:drawing>
      </w:r>
    </w:p>
    <w:p w:rsidR="00E042D7" w:rsidRDefault="00F5630E" w:rsidP="00E042D7">
      <w:pPr>
        <w:spacing w:line="360" w:lineRule="auto"/>
      </w:pPr>
      <w:r>
        <w:rPr>
          <w:noProof/>
        </w:rPr>
        <mc:AlternateContent>
          <mc:Choice Requires="wps">
            <w:drawing>
              <wp:anchor distT="0" distB="0" distL="114300" distR="114300" simplePos="0" relativeHeight="251745280" behindDoc="0" locked="0" layoutInCell="1" allowOverlap="1" wp14:anchorId="799447AC" wp14:editId="488E78E3">
                <wp:simplePos x="0" y="0"/>
                <wp:positionH relativeFrom="column">
                  <wp:posOffset>-229097</wp:posOffset>
                </wp:positionH>
                <wp:positionV relativeFrom="paragraph">
                  <wp:posOffset>1381</wp:posOffset>
                </wp:positionV>
                <wp:extent cx="6454140" cy="258445"/>
                <wp:effectExtent l="0" t="0" r="3810" b="8255"/>
                <wp:wrapNone/>
                <wp:docPr id="33" name="Text Box 33"/>
                <wp:cNvGraphicFramePr/>
                <a:graphic xmlns:a="http://schemas.openxmlformats.org/drawingml/2006/main">
                  <a:graphicData uri="http://schemas.microsoft.com/office/word/2010/wordprocessingShape">
                    <wps:wsp>
                      <wps:cNvSpPr txBox="1"/>
                      <wps:spPr>
                        <a:xfrm>
                          <a:off x="0" y="0"/>
                          <a:ext cx="6454140" cy="258445"/>
                        </a:xfrm>
                        <a:prstGeom prst="rect">
                          <a:avLst/>
                        </a:prstGeom>
                        <a:solidFill>
                          <a:prstClr val="white"/>
                        </a:solidFill>
                        <a:ln>
                          <a:noFill/>
                        </a:ln>
                        <a:effectLst/>
                      </wps:spPr>
                      <wps:txbx>
                        <w:txbxContent>
                          <w:p w:rsidR="00930FB1" w:rsidRPr="00EF1A51" w:rsidRDefault="00930FB1" w:rsidP="00F5630E">
                            <w:pPr>
                              <w:pStyle w:val="Caption"/>
                              <w:jc w:val="center"/>
                              <w:rPr>
                                <w:noProof/>
                                <w:color w:val="000000" w:themeColor="text1"/>
                                <w:sz w:val="24"/>
                                <w:szCs w:val="24"/>
                              </w:rPr>
                            </w:pPr>
                            <w:r>
                              <w:rPr>
                                <w:color w:val="000000" w:themeColor="text1"/>
                              </w:rPr>
                              <w:t>Code snippet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3" o:spid="_x0000_s1089" type="#_x0000_t202" style="position:absolute;margin-left:-18.05pt;margin-top:.1pt;width:508.2pt;height:20.3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" stroked="f">
                <v:textbox style="mso-fit-shape-to-text:t" inset="0,0,0,0">
                  <w:txbxContent>
                    <w:p w:rsidR="00930FB1" w:rsidRPr="00EF1A51" w:rsidRDefault="00930FB1" w:rsidP="00F5630E">
                      <w:pPr>
                        <w:pStyle w:val="Caption"/>
                        <w:jc w:val="center"/>
                        <w:rPr>
                          <w:noProof/>
                          <w:color w:val="000000" w:themeColor="text1"/>
                          <w:sz w:val="24"/>
                          <w:szCs w:val="24"/>
                        </w:rPr>
                      </w:pPr>
                      <w:r>
                        <w:rPr>
                          <w:color w:val="000000" w:themeColor="text1"/>
                        </w:rPr>
                        <w:t>Code snippet 2</w:t>
                      </w:r>
                    </w:p>
                  </w:txbxContent>
                </v:textbox>
              </v:shape>
            </w:pict>
          </mc:Fallback>
        </mc:AlternateContent>
      </w:r>
    </w:p>
    <w:p w:rsidR="00F5630E" w:rsidRDefault="00F5630E" w:rsidP="00E042D7">
      <w:pPr>
        <w:spacing w:line="360" w:lineRule="auto"/>
      </w:pPr>
    </w:p>
    <w:p w:rsidR="008F6858" w:rsidRDefault="008F6858" w:rsidP="00E042D7">
      <w:pPr>
        <w:spacing w:line="360" w:lineRule="auto"/>
      </w:pPr>
      <w:r>
        <w:t xml:space="preserve">First open and read the </w:t>
      </w:r>
      <w:r w:rsidRPr="008F6858">
        <w:rPr>
          <w:b/>
          <w:i/>
        </w:rPr>
        <w:t>/proc</w:t>
      </w:r>
      <w:r>
        <w:t xml:space="preserve"> directory to find all the current running processes</w:t>
      </w:r>
      <w:r w:rsidR="00983256">
        <w:t xml:space="preserve"> as </w:t>
      </w:r>
      <w:r w:rsidR="008025F5">
        <w:t xml:space="preserve">shown </w:t>
      </w:r>
      <w:r w:rsidR="00983256">
        <w:t>in</w:t>
      </w:r>
      <w:r w:rsidR="008025F5">
        <w:t xml:space="preserve"> </w:t>
      </w:r>
      <w:r w:rsidR="00983256">
        <w:t>code snippet 2</w:t>
      </w:r>
      <w:r w:rsidR="008025F5">
        <w:t>.</w:t>
      </w:r>
    </w:p>
    <w:p w:rsidR="008F6858" w:rsidRDefault="008F6858" w:rsidP="00E042D7">
      <w:pPr>
        <w:spacing w:line="360" w:lineRule="auto"/>
      </w:pPr>
      <w:r>
        <w:t xml:space="preserve">Each running process will have a directory entry in the /proc directory. The name of the directory will </w:t>
      </w:r>
      <w:r w:rsidR="00E042D7">
        <w:t xml:space="preserve">indicate the </w:t>
      </w:r>
      <w:r w:rsidR="00E042D7" w:rsidRPr="00E042D7">
        <w:rPr>
          <w:i/>
        </w:rPr>
        <w:t>pid</w:t>
      </w:r>
      <w:r w:rsidR="00E042D7">
        <w:rPr>
          <w:i/>
        </w:rPr>
        <w:t xml:space="preserve"> </w:t>
      </w:r>
      <w:r w:rsidR="00E042D7">
        <w:t>of each running process.</w:t>
      </w:r>
    </w:p>
    <w:p w:rsidR="00A00925" w:rsidRDefault="00A00925" w:rsidP="00E042D7">
      <w:pPr>
        <w:spacing w:line="360" w:lineRule="auto"/>
      </w:pPr>
    </w:p>
    <w:p w:rsidR="00A00925" w:rsidRDefault="00755BB9" w:rsidP="00E042D7">
      <w:pPr>
        <w:spacing w:line="360" w:lineRule="auto"/>
      </w:pPr>
      <w:r>
        <w:rPr>
          <w:noProof/>
        </w:rPr>
        <mc:AlternateContent>
          <mc:Choice Requires="wps">
            <w:drawing>
              <wp:anchor distT="0" distB="0" distL="114300" distR="114300" simplePos="0" relativeHeight="251749376" behindDoc="0" locked="0" layoutInCell="1" allowOverlap="1" wp14:anchorId="1CC0696B" wp14:editId="1C98F641">
                <wp:simplePos x="0" y="0"/>
                <wp:positionH relativeFrom="column">
                  <wp:posOffset>-77774</wp:posOffset>
                </wp:positionH>
                <wp:positionV relativeFrom="paragraph">
                  <wp:posOffset>554990</wp:posOffset>
                </wp:positionV>
                <wp:extent cx="6454140" cy="258445"/>
                <wp:effectExtent l="0" t="0" r="3810" b="8255"/>
                <wp:wrapNone/>
                <wp:docPr id="84" name="Text Box 84"/>
                <wp:cNvGraphicFramePr/>
                <a:graphic xmlns:a="http://schemas.openxmlformats.org/drawingml/2006/main">
                  <a:graphicData uri="http://schemas.microsoft.com/office/word/2010/wordprocessingShape">
                    <wps:wsp>
                      <wps:cNvSpPr txBox="1"/>
                      <wps:spPr>
                        <a:xfrm>
                          <a:off x="0" y="0"/>
                          <a:ext cx="6454140" cy="258445"/>
                        </a:xfrm>
                        <a:prstGeom prst="rect">
                          <a:avLst/>
                        </a:prstGeom>
                        <a:solidFill>
                          <a:prstClr val="white"/>
                        </a:solidFill>
                        <a:ln>
                          <a:noFill/>
                        </a:ln>
                        <a:effectLst/>
                      </wps:spPr>
                      <wps:txbx>
                        <w:txbxContent>
                          <w:p w:rsidR="00930FB1" w:rsidRPr="00EF1A51" w:rsidRDefault="00930FB1" w:rsidP="00755BB9">
                            <w:pPr>
                              <w:pStyle w:val="Caption"/>
                              <w:jc w:val="center"/>
                              <w:rPr>
                                <w:noProof/>
                                <w:color w:val="000000" w:themeColor="text1"/>
                                <w:sz w:val="24"/>
                                <w:szCs w:val="24"/>
                              </w:rPr>
                            </w:pPr>
                            <w:r>
                              <w:rPr>
                                <w:color w:val="000000" w:themeColor="text1"/>
                              </w:rPr>
                              <w:t>Code snippet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4" o:spid="_x0000_s1090" type="#_x0000_t202" style="position:absolute;margin-left:-6.1pt;margin-top:43.7pt;width:508.2pt;height:20.3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" stroked="f">
                <v:textbox style="mso-fit-shape-to-text:t" inset="0,0,0,0">
                  <w:txbxContent>
                    <w:p w:rsidR="00930FB1" w:rsidRPr="00EF1A51" w:rsidRDefault="00930FB1" w:rsidP="00755BB9">
                      <w:pPr>
                        <w:pStyle w:val="Caption"/>
                        <w:jc w:val="center"/>
                        <w:rPr>
                          <w:noProof/>
                          <w:color w:val="000000" w:themeColor="text1"/>
                          <w:sz w:val="24"/>
                          <w:szCs w:val="24"/>
                        </w:rPr>
                      </w:pPr>
                      <w:r>
                        <w:rPr>
                          <w:color w:val="000000" w:themeColor="text1"/>
                        </w:rPr>
                        <w:t>Code snippet 3</w:t>
                      </w:r>
                    </w:p>
                  </w:txbxContent>
                </v:textbox>
              </v:shape>
            </w:pict>
          </mc:Fallback>
        </mc:AlternateContent>
      </w:r>
      <w:r w:rsidR="00A00925">
        <w:rPr>
          <w:noProof/>
        </w:rPr>
        <w:drawing>
          <wp:inline distT="0" distB="0" distL="0" distR="0" wp14:anchorId="332BE0EC" wp14:editId="35609840">
            <wp:extent cx="5943600" cy="501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501650"/>
                    </a:xfrm>
                    <a:prstGeom prst="rect">
                      <a:avLst/>
                    </a:prstGeom>
                  </pic:spPr>
                </pic:pic>
              </a:graphicData>
            </a:graphic>
          </wp:inline>
        </w:drawing>
      </w:r>
    </w:p>
    <w:p w:rsidR="00755BB9" w:rsidRDefault="00755BB9" w:rsidP="00E042D7">
      <w:pPr>
        <w:spacing w:line="360" w:lineRule="auto"/>
      </w:pPr>
    </w:p>
    <w:p w:rsidR="00755BB9" w:rsidRDefault="00755BB9" w:rsidP="00E042D7">
      <w:pPr>
        <w:spacing w:line="360" w:lineRule="auto"/>
      </w:pPr>
    </w:p>
    <w:p w:rsidR="00E70729" w:rsidRDefault="00A00925" w:rsidP="00E042D7">
      <w:pPr>
        <w:spacing w:line="360" w:lineRule="auto"/>
      </w:pPr>
      <w:r>
        <w:t>The directory name is converted into an integer and checked whether it is a positive number</w:t>
      </w:r>
      <w:r w:rsidR="00DF4C7F">
        <w:t xml:space="preserve"> as shown in code snippet 3</w:t>
      </w:r>
      <w:r>
        <w:t xml:space="preserve">. If it is a positive number then the </w:t>
      </w:r>
      <w:r w:rsidRPr="00A00925">
        <w:rPr>
          <w:b/>
          <w:i/>
        </w:rPr>
        <w:t>pid</w:t>
      </w:r>
      <w:r>
        <w:t xml:space="preserve"> is input into the </w:t>
      </w:r>
      <w:r w:rsidRPr="00A00925">
        <w:rPr>
          <w:b/>
          <w:i/>
        </w:rPr>
        <w:t>getrusage(..)</w:t>
      </w:r>
      <w:r>
        <w:rPr>
          <w:b/>
        </w:rPr>
        <w:t xml:space="preserve"> </w:t>
      </w:r>
      <w:r w:rsidRPr="00A00925">
        <w:t>to get the</w:t>
      </w:r>
      <w:r>
        <w:rPr>
          <w:b/>
        </w:rPr>
        <w:t xml:space="preserve"> </w:t>
      </w:r>
      <w:r w:rsidRPr="00A00925">
        <w:t>page fault statistics</w:t>
      </w:r>
      <w:r w:rsidR="00E70729">
        <w:t>.</w:t>
      </w:r>
    </w:p>
    <w:p w:rsidR="00E70729" w:rsidRPr="00A00925" w:rsidRDefault="00DF4C7F" w:rsidP="00E042D7">
      <w:pPr>
        <w:spacing w:line="360" w:lineRule="auto"/>
      </w:pPr>
      <w:r>
        <w:rPr>
          <w:noProof/>
        </w:rPr>
        <mc:AlternateContent>
          <mc:Choice Requires="wps">
            <w:drawing>
              <wp:anchor distT="0" distB="0" distL="114300" distR="114300" simplePos="0" relativeHeight="251751424" behindDoc="0" locked="0" layoutInCell="1" allowOverlap="1" wp14:anchorId="55BD92E9" wp14:editId="64B9CF4E">
                <wp:simplePos x="0" y="0"/>
                <wp:positionH relativeFrom="column">
                  <wp:posOffset>340443</wp:posOffset>
                </wp:positionH>
                <wp:positionV relativeFrom="paragraph">
                  <wp:posOffset>952086</wp:posOffset>
                </wp:positionV>
                <wp:extent cx="5603350" cy="206734"/>
                <wp:effectExtent l="0" t="0" r="0" b="3175"/>
                <wp:wrapNone/>
                <wp:docPr id="85" name="Text Box 85"/>
                <wp:cNvGraphicFramePr/>
                <a:graphic xmlns:a="http://schemas.openxmlformats.org/drawingml/2006/main">
                  <a:graphicData uri="http://schemas.microsoft.com/office/word/2010/wordprocessingShape">
                    <wps:wsp>
                      <wps:cNvSpPr txBox="1"/>
                      <wps:spPr>
                        <a:xfrm>
                          <a:off x="0" y="0"/>
                          <a:ext cx="5603350" cy="206734"/>
                        </a:xfrm>
                        <a:prstGeom prst="rect">
                          <a:avLst/>
                        </a:prstGeom>
                        <a:solidFill>
                          <a:prstClr val="white"/>
                        </a:solidFill>
                        <a:ln>
                          <a:noFill/>
                        </a:ln>
                        <a:effectLst/>
                      </wps:spPr>
                      <wps:txbx>
                        <w:txbxContent>
                          <w:p w:rsidR="00930FB1" w:rsidRPr="00EF1A51" w:rsidRDefault="00930FB1" w:rsidP="00DF4C7F">
                            <w:pPr>
                              <w:pStyle w:val="Caption"/>
                              <w:jc w:val="center"/>
                              <w:rPr>
                                <w:noProof/>
                                <w:color w:val="000000" w:themeColor="text1"/>
                                <w:sz w:val="24"/>
                                <w:szCs w:val="24"/>
                              </w:rPr>
                            </w:pPr>
                            <w:r>
                              <w:rPr>
                                <w:color w:val="000000" w:themeColor="text1"/>
                              </w:rPr>
                              <w:t>Code snippet 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5" o:spid="_x0000_s1091" type="#_x0000_t202" style="position:absolute;margin-left:26.8pt;margin-top:74.95pt;width:441.2pt;height:16.3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" stroked="f">
                <v:textbox inset="0,0,0,0">
                  <w:txbxContent>
                    <w:p w:rsidR="00930FB1" w:rsidRPr="00EF1A51" w:rsidRDefault="00930FB1" w:rsidP="00DF4C7F">
                      <w:pPr>
                        <w:pStyle w:val="Caption"/>
                        <w:jc w:val="center"/>
                        <w:rPr>
                          <w:noProof/>
                          <w:color w:val="000000" w:themeColor="text1"/>
                          <w:sz w:val="24"/>
                          <w:szCs w:val="24"/>
                        </w:rPr>
                      </w:pPr>
                      <w:r>
                        <w:rPr>
                          <w:color w:val="000000" w:themeColor="text1"/>
                        </w:rPr>
                        <w:t>Code snippet 4</w:t>
                      </w:r>
                    </w:p>
                  </w:txbxContent>
                </v:textbox>
              </v:shape>
            </w:pict>
          </mc:Fallback>
        </mc:AlternateContent>
      </w:r>
      <w:r w:rsidR="00E70729">
        <w:rPr>
          <w:noProof/>
        </w:rPr>
        <w:drawing>
          <wp:inline distT="0" distB="0" distL="0" distR="0" wp14:anchorId="4752DB4C" wp14:editId="50B3C508">
            <wp:extent cx="2705100" cy="990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05100" cy="990600"/>
                    </a:xfrm>
                    <a:prstGeom prst="rect">
                      <a:avLst/>
                    </a:prstGeom>
                  </pic:spPr>
                </pic:pic>
              </a:graphicData>
            </a:graphic>
          </wp:inline>
        </w:drawing>
      </w:r>
    </w:p>
    <w:p w:rsidR="0068489E" w:rsidRDefault="00DF4C7F" w:rsidP="00E042D7">
      <w:pPr>
        <w:spacing w:line="360" w:lineRule="auto"/>
      </w:pPr>
      <w:r>
        <w:lastRenderedPageBreak/>
        <w:t xml:space="preserve">Snippet 4 shows the segregation of processes according the group ids. The </w:t>
      </w:r>
      <w:r w:rsidRPr="00DF4C7F">
        <w:rPr>
          <w:i/>
        </w:rPr>
        <w:t>val</w:t>
      </w:r>
      <w:r>
        <w:t xml:space="preserve"> consists of the group id (if </w:t>
      </w:r>
      <w:r w:rsidRPr="00DF4C7F">
        <w:rPr>
          <w:i/>
        </w:rPr>
        <w:t>val</w:t>
      </w:r>
      <w:r>
        <w:t xml:space="preserve"> is a positive integer).</w:t>
      </w:r>
    </w:p>
    <w:p w:rsidR="00890D0F" w:rsidRDefault="00890D0F" w:rsidP="00E042D7">
      <w:pPr>
        <w:spacing w:line="360" w:lineRule="auto"/>
      </w:pPr>
    </w:p>
    <w:p w:rsidR="00890D0F" w:rsidRPr="00DF4C7F" w:rsidRDefault="00890D0F" w:rsidP="00E042D7">
      <w:pPr>
        <w:spacing w:line="360" w:lineRule="auto"/>
      </w:pPr>
      <w:r>
        <w:rPr>
          <w:noProof/>
        </w:rPr>
        <mc:AlternateContent>
          <mc:Choice Requires="wps">
            <w:drawing>
              <wp:anchor distT="0" distB="0" distL="114300" distR="114300" simplePos="0" relativeHeight="251753472" behindDoc="0" locked="0" layoutInCell="1" allowOverlap="1" wp14:anchorId="1B9A9641" wp14:editId="148306FE">
                <wp:simplePos x="0" y="0"/>
                <wp:positionH relativeFrom="column">
                  <wp:posOffset>-635</wp:posOffset>
                </wp:positionH>
                <wp:positionV relativeFrom="paragraph">
                  <wp:posOffset>812800</wp:posOffset>
                </wp:positionV>
                <wp:extent cx="5603240" cy="206375"/>
                <wp:effectExtent l="0" t="0" r="0" b="3175"/>
                <wp:wrapNone/>
                <wp:docPr id="87" name="Text Box 87"/>
                <wp:cNvGraphicFramePr/>
                <a:graphic xmlns:a="http://schemas.openxmlformats.org/drawingml/2006/main">
                  <a:graphicData uri="http://schemas.microsoft.com/office/word/2010/wordprocessingShape">
                    <wps:wsp>
                      <wps:cNvSpPr txBox="1"/>
                      <wps:spPr>
                        <a:xfrm>
                          <a:off x="0" y="0"/>
                          <a:ext cx="5603240" cy="206375"/>
                        </a:xfrm>
                        <a:prstGeom prst="rect">
                          <a:avLst/>
                        </a:prstGeom>
                        <a:solidFill>
                          <a:prstClr val="white"/>
                        </a:solidFill>
                        <a:ln>
                          <a:noFill/>
                        </a:ln>
                        <a:effectLst/>
                      </wps:spPr>
                      <wps:txbx>
                        <w:txbxContent>
                          <w:p w:rsidR="00930FB1" w:rsidRPr="00EF1A51" w:rsidRDefault="00930FB1" w:rsidP="00890D0F">
                            <w:pPr>
                              <w:pStyle w:val="Caption"/>
                              <w:jc w:val="center"/>
                              <w:rPr>
                                <w:noProof/>
                                <w:color w:val="000000" w:themeColor="text1"/>
                                <w:sz w:val="24"/>
                                <w:szCs w:val="24"/>
                              </w:rPr>
                            </w:pPr>
                            <w:r>
                              <w:rPr>
                                <w:color w:val="000000" w:themeColor="text1"/>
                              </w:rPr>
                              <w:t>Code snippet 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7" o:spid="_x0000_s1092" type="#_x0000_t202" style="position:absolute;margin-left:-.05pt;margin-top:64pt;width:441.2pt;height:16.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" stroked="f">
                <v:textbox inset="0,0,0,0">
                  <w:txbxContent>
                    <w:p w:rsidR="00930FB1" w:rsidRPr="00EF1A51" w:rsidRDefault="00930FB1" w:rsidP="00890D0F">
                      <w:pPr>
                        <w:pStyle w:val="Caption"/>
                        <w:jc w:val="center"/>
                        <w:rPr>
                          <w:noProof/>
                          <w:color w:val="000000" w:themeColor="text1"/>
                          <w:sz w:val="24"/>
                          <w:szCs w:val="24"/>
                        </w:rPr>
                      </w:pPr>
                      <w:r>
                        <w:rPr>
                          <w:color w:val="000000" w:themeColor="text1"/>
                        </w:rPr>
                        <w:t>Code snippet 5</w:t>
                      </w:r>
                    </w:p>
                  </w:txbxContent>
                </v:textbox>
              </v:shape>
            </w:pict>
          </mc:Fallback>
        </mc:AlternateContent>
      </w:r>
      <w:r>
        <w:rPr>
          <w:noProof/>
        </w:rPr>
        <w:drawing>
          <wp:inline distT="0" distB="0" distL="0" distR="0" wp14:anchorId="01B00DC7" wp14:editId="5A0D340D">
            <wp:extent cx="5572125" cy="80010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2125" cy="800100"/>
                    </a:xfrm>
                    <a:prstGeom prst="rect">
                      <a:avLst/>
                    </a:prstGeom>
                  </pic:spPr>
                </pic:pic>
              </a:graphicData>
            </a:graphic>
          </wp:inline>
        </w:drawing>
      </w:r>
    </w:p>
    <w:p w:rsidR="0087004C" w:rsidRDefault="0087004C" w:rsidP="0087004C"/>
    <w:p w:rsidR="0087004C" w:rsidRDefault="0087004C" w:rsidP="0087004C"/>
    <w:p w:rsidR="0087004C" w:rsidRDefault="0087004C" w:rsidP="0087004C"/>
    <w:p w:rsidR="00890D0F" w:rsidRDefault="00890D0F" w:rsidP="0087004C">
      <w:pPr>
        <w:spacing w:line="360" w:lineRule="auto"/>
        <w:rPr>
          <w:b/>
          <w:bCs/>
          <w:i/>
          <w:iCs/>
        </w:rPr>
      </w:pPr>
      <w:r w:rsidRPr="00890D0F">
        <w:t xml:space="preserve">The </w:t>
      </w:r>
      <w:r>
        <w:t xml:space="preserve">code snippet 5 shows the implementation of </w:t>
      </w:r>
      <w:r w:rsidRPr="0087004C">
        <w:rPr>
          <w:b/>
          <w:i/>
        </w:rPr>
        <w:t>getrusage(..)</w:t>
      </w:r>
      <w:r>
        <w:t xml:space="preserve"> function which gives the major page fault and minor page fault.</w:t>
      </w:r>
    </w:p>
    <w:p w:rsidR="0068489E" w:rsidRDefault="0068489E" w:rsidP="0068489E">
      <w:pPr>
        <w:pStyle w:val="Heading2"/>
        <w:numPr>
          <w:ilvl w:val="1"/>
          <w:numId w:val="30"/>
        </w:numPr>
        <w:rPr>
          <w:i w:val="0"/>
        </w:rPr>
      </w:pPr>
      <w:bookmarkStart w:id="248" w:name="_Toc379011158"/>
      <w:r w:rsidRPr="0068489E">
        <w:rPr>
          <w:i w:val="0"/>
        </w:rPr>
        <w:t>Code</w:t>
      </w:r>
      <w:bookmarkEnd w:id="248"/>
    </w:p>
    <w:p w:rsidR="00890D0F" w:rsidRDefault="00890D0F" w:rsidP="00890D0F">
      <w:pPr>
        <w:rPr>
          <w:rFonts w:eastAsia="Calibri"/>
        </w:rPr>
      </w:pPr>
    </w:p>
    <w:p w:rsidR="00890D0F" w:rsidRPr="00890D0F" w:rsidRDefault="00890D0F" w:rsidP="00890D0F">
      <w:r>
        <w:t>The detailed C code implementation of the page fault information syscall is given below:</w:t>
      </w:r>
    </w:p>
    <w:p w:rsidR="00890D0F" w:rsidRPr="00890D0F" w:rsidRDefault="00890D0F" w:rsidP="00890D0F">
      <w:pPr>
        <w:rPr>
          <w:rFonts w:eastAsia="Calibri"/>
        </w:rPr>
      </w:pPr>
    </w:p>
    <w:p w:rsidR="005D1612" w:rsidRDefault="005D1612" w:rsidP="005D1612">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&lt;sys/resource.h&gt;</w:t>
      </w:r>
    </w:p>
    <w:p w:rsidR="005D1612" w:rsidRDefault="005D1612" w:rsidP="005D1612">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&lt;sys/types.h&gt;</w:t>
      </w:r>
    </w:p>
    <w:p w:rsidR="005D1612" w:rsidRDefault="005D1612" w:rsidP="005D1612">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&lt;sys/stat.h&gt;</w:t>
      </w:r>
    </w:p>
    <w:p w:rsidR="005D1612" w:rsidRDefault="005D1612" w:rsidP="005D1612">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&lt;dirent.h&gt;</w:t>
      </w: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 For opendir, readdir</w:t>
      </w:r>
    </w:p>
    <w:p w:rsidR="005D1612" w:rsidRDefault="005D1612" w:rsidP="005D1612">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&lt;linux/kernel.h&gt;</w:t>
      </w:r>
    </w:p>
    <w:p w:rsidR="005D1612" w:rsidRDefault="005D1612" w:rsidP="005D1612">
      <w:pPr>
        <w:autoSpaceDE w:val="0"/>
        <w:autoSpaceDN w:val="0"/>
        <w:adjustRightInd w:val="0"/>
        <w:rPr>
          <w:rFonts w:ascii="Courier New" w:eastAsia="Calibri" w:hAnsi="Courier New" w:cs="Courier New"/>
          <w:noProof/>
          <w:color w:val="A31515"/>
          <w:sz w:val="20"/>
          <w:szCs w:val="20"/>
        </w:rPr>
      </w:pPr>
    </w:p>
    <w:p w:rsidR="005D1612" w:rsidRDefault="005D1612" w:rsidP="005D1612">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const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char</w:t>
      </w:r>
      <w:r>
        <w:rPr>
          <w:rFonts w:ascii="Courier New" w:eastAsia="Calibri" w:hAnsi="Courier New" w:cs="Courier New"/>
          <w:noProof/>
          <w:sz w:val="20"/>
          <w:szCs w:val="20"/>
        </w:rPr>
        <w:t xml:space="preserve"> *prefix = </w:t>
      </w:r>
      <w:r>
        <w:rPr>
          <w:rFonts w:ascii="Courier New" w:eastAsia="Calibri" w:hAnsi="Courier New" w:cs="Courier New"/>
          <w:noProof/>
          <w:color w:val="A31515"/>
          <w:sz w:val="20"/>
          <w:szCs w:val="20"/>
        </w:rPr>
        <w:t>"/proc"</w:t>
      </w: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color w:val="0000FF"/>
          <w:sz w:val="20"/>
          <w:szCs w:val="20"/>
        </w:rPr>
      </w:pP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struct</w:t>
      </w:r>
      <w:r>
        <w:rPr>
          <w:rFonts w:ascii="Courier New" w:eastAsia="Calibri" w:hAnsi="Courier New" w:cs="Courier New"/>
          <w:noProof/>
          <w:sz w:val="20"/>
          <w:szCs w:val="20"/>
        </w:rPr>
        <w:t xml:space="preserve"> pf_info_struct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numberofProc;</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majPgFault;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minPgFault;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asmlinkage </w:t>
      </w:r>
      <w:r>
        <w:rPr>
          <w:rFonts w:ascii="Courier New" w:eastAsia="Calibri" w:hAnsi="Courier New" w:cs="Courier New"/>
          <w:noProof/>
          <w:color w:val="0000FF"/>
          <w:sz w:val="20"/>
          <w:szCs w:val="20"/>
        </w:rPr>
        <w:t>long</w:t>
      </w:r>
      <w:r>
        <w:rPr>
          <w:rFonts w:ascii="Courier New" w:eastAsia="Calibri" w:hAnsi="Courier New" w:cs="Courier New"/>
          <w:noProof/>
          <w:sz w:val="20"/>
          <w:szCs w:val="20"/>
        </w:rPr>
        <w:t xml:space="preserve"> process(</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val, pid_t pid, pf_info_struct* info)</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struct</w:t>
      </w:r>
      <w:r>
        <w:rPr>
          <w:rFonts w:ascii="Courier New" w:eastAsia="Calibri" w:hAnsi="Courier New" w:cs="Courier New"/>
          <w:noProof/>
          <w:sz w:val="20"/>
          <w:szCs w:val="20"/>
        </w:rPr>
        <w:t xml:space="preserve"> rusage usage;</w:t>
      </w:r>
      <w:r>
        <w:rPr>
          <w:rFonts w:ascii="Courier New" w:eastAsia="Calibri" w:hAnsi="Courier New" w:cs="Courier New"/>
          <w:noProof/>
          <w:sz w:val="20"/>
          <w:szCs w:val="20"/>
        </w:rPr>
        <w:tab/>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process_id=0;</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long</w:t>
      </w:r>
      <w:r>
        <w:rPr>
          <w:rFonts w:ascii="Courier New" w:eastAsia="Calibri" w:hAnsi="Courier New" w:cs="Courier New"/>
          <w:noProof/>
          <w:sz w:val="20"/>
          <w:szCs w:val="20"/>
        </w:rPr>
        <w:t xml:space="preserve"> totMajPgFlt=0;</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long</w:t>
      </w:r>
      <w:r>
        <w:rPr>
          <w:rFonts w:ascii="Courier New" w:eastAsia="Calibri" w:hAnsi="Courier New" w:cs="Courier New"/>
          <w:noProof/>
          <w:sz w:val="20"/>
          <w:szCs w:val="20"/>
        </w:rPr>
        <w:t xml:space="preserve"> totMinPgFlt=0;</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struct</w:t>
      </w:r>
      <w:r>
        <w:rPr>
          <w:rFonts w:ascii="Courier New" w:eastAsia="Calibri" w:hAnsi="Courier New" w:cs="Courier New"/>
          <w:noProof/>
          <w:sz w:val="20"/>
          <w:szCs w:val="20"/>
        </w:rPr>
        <w:t xml:space="preserve"> dirent* dirEntry = NULL;</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struct</w:t>
      </w:r>
      <w:r>
        <w:rPr>
          <w:rFonts w:ascii="Courier New" w:eastAsia="Calibri" w:hAnsi="Courier New" w:cs="Courier New"/>
          <w:noProof/>
          <w:sz w:val="20"/>
          <w:szCs w:val="20"/>
        </w:rPr>
        <w:t xml:space="preserve"> stat buf;</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target = 0;</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count = 0;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dummy = 0;</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DIR* dir=NULL;</w:t>
      </w:r>
    </w:p>
    <w:p w:rsidR="0068489E" w:rsidRDefault="0068489E" w:rsidP="0068489E">
      <w:pPr>
        <w:autoSpaceDE w:val="0"/>
        <w:autoSpaceDN w:val="0"/>
        <w:adjustRightInd w:val="0"/>
        <w:rPr>
          <w:rFonts w:ascii="Courier New" w:eastAsia="Calibri" w:hAnsi="Courier New" w:cs="Courier New"/>
          <w:noProof/>
          <w:sz w:val="20"/>
          <w:szCs w:val="20"/>
        </w:rPr>
      </w:pP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(val == -1)</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printk(KERN_INFO </w:t>
      </w:r>
      <w:r>
        <w:rPr>
          <w:rFonts w:ascii="Courier New" w:eastAsia="Calibri" w:hAnsi="Courier New" w:cs="Courier New"/>
          <w:noProof/>
          <w:color w:val="A31515"/>
          <w:sz w:val="20"/>
          <w:szCs w:val="20"/>
        </w:rPr>
        <w:t>"Getting resource usage for all the processes\n"</w:t>
      </w: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else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(val == -2)</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printk(KERN_INFO </w:t>
      </w:r>
      <w:r>
        <w:rPr>
          <w:rFonts w:ascii="Courier New" w:eastAsia="Calibri" w:hAnsi="Courier New" w:cs="Courier New"/>
          <w:noProof/>
          <w:color w:val="A31515"/>
          <w:sz w:val="20"/>
          <w:szCs w:val="20"/>
        </w:rPr>
        <w:t>"Getting resource usage for single process\n"</w:t>
      </w: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lastRenderedPageBreak/>
        <w:t xml:space="preserve">   }</w:t>
      </w:r>
    </w:p>
    <w:p w:rsidR="0068489E" w:rsidRDefault="0068489E" w:rsidP="0068489E">
      <w:pPr>
        <w:autoSpaceDE w:val="0"/>
        <w:autoSpaceDN w:val="0"/>
        <w:adjustRightInd w:val="0"/>
        <w:rPr>
          <w:rFonts w:ascii="Courier New" w:eastAsia="Calibri" w:hAnsi="Courier New" w:cs="Courier New"/>
          <w:noProof/>
          <w:color w:val="0000F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else</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printk(KERN_INFO </w:t>
      </w:r>
      <w:r>
        <w:rPr>
          <w:rFonts w:ascii="Courier New" w:eastAsia="Calibri" w:hAnsi="Courier New" w:cs="Courier New"/>
          <w:noProof/>
          <w:color w:val="A31515"/>
          <w:sz w:val="20"/>
          <w:szCs w:val="20"/>
        </w:rPr>
        <w:t>"Getting resource usage for group of process\n"</w:t>
      </w: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sz w:val="20"/>
          <w:szCs w:val="20"/>
        </w:rPr>
      </w:pP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(val != -2)</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 find the pid's of all the current running processes</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dir = opendir(prefix);</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dirEntry = readdir(dir);</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printk(KERN_INFO </w:t>
      </w:r>
      <w:r>
        <w:rPr>
          <w:rFonts w:ascii="Courier New" w:eastAsia="Calibri" w:hAnsi="Courier New" w:cs="Courier New"/>
          <w:noProof/>
          <w:color w:val="A31515"/>
          <w:sz w:val="20"/>
          <w:szCs w:val="20"/>
        </w:rPr>
        <w:t>"Entered proc directory\n"</w:t>
      </w: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while</w:t>
      </w:r>
      <w:r>
        <w:rPr>
          <w:rFonts w:ascii="Courier New" w:eastAsia="Calibri" w:hAnsi="Courier New" w:cs="Courier New"/>
          <w:noProof/>
          <w:sz w:val="20"/>
          <w:szCs w:val="20"/>
        </w:rPr>
        <w:t xml:space="preserve">( dirEntry != NULL)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p>
    <w:p w:rsidR="0068489E" w:rsidRDefault="0068489E" w:rsidP="0068489E">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 get info about the node (file or folder)</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lstat(dirEntry-&gt;d_name, &amp;buf);</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(val == -1)</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(count &gt;= 999)</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break</w:t>
      </w: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process_id = atoi(dirEntry-&gt;d_name);</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printk(KERN_INFO </w:t>
      </w:r>
      <w:r>
        <w:rPr>
          <w:rFonts w:ascii="Courier New" w:eastAsia="Calibri" w:hAnsi="Courier New" w:cs="Courier New"/>
          <w:noProof/>
          <w:color w:val="A31515"/>
          <w:sz w:val="20"/>
          <w:szCs w:val="20"/>
        </w:rPr>
        <w:t>"Getting resource usage for the process = %d\n"</w:t>
      </w:r>
      <w:r>
        <w:rPr>
          <w:rFonts w:ascii="Courier New" w:eastAsia="Calibri" w:hAnsi="Courier New" w:cs="Courier New"/>
          <w:noProof/>
          <w:sz w:val="20"/>
          <w:szCs w:val="20"/>
        </w:rPr>
        <w:t>, process_id);</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count++;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color w:val="0000FF"/>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else</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process_id = atoi(dirEntry-&gt;d_name);</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(buf.st_uid != val)</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r>
      <w:r>
        <w:rPr>
          <w:rFonts w:ascii="Courier New" w:eastAsia="Calibri" w:hAnsi="Courier New" w:cs="Courier New"/>
          <w:noProof/>
          <w:sz w:val="20"/>
          <w:szCs w:val="20"/>
        </w:rPr>
        <w:tab/>
        <w:t xml:space="preserve">    printk(KERN_INFO </w:t>
      </w:r>
      <w:r>
        <w:rPr>
          <w:rFonts w:ascii="Courier New" w:eastAsia="Calibri" w:hAnsi="Courier New" w:cs="Courier New"/>
          <w:noProof/>
          <w:color w:val="A31515"/>
          <w:sz w:val="20"/>
          <w:szCs w:val="20"/>
        </w:rPr>
        <w:t>"Process %d doen not belong to group id %d\n"</w:t>
      </w:r>
      <w:r>
        <w:rPr>
          <w:rFonts w:ascii="Courier New" w:eastAsia="Calibri" w:hAnsi="Courier New" w:cs="Courier New"/>
          <w:noProof/>
          <w:sz w:val="20"/>
          <w:szCs w:val="20"/>
        </w:rPr>
        <w:t>, process_id, val);</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r>
      <w:r>
        <w:rPr>
          <w:rFonts w:ascii="Courier New" w:eastAsia="Calibri" w:hAnsi="Courier New" w:cs="Courier New"/>
          <w:noProof/>
          <w:sz w:val="20"/>
          <w:szCs w:val="20"/>
        </w:rPr>
        <w:tab/>
        <w:t xml:space="preserve">    dirEntry = readdir(dir);</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sz w:val="20"/>
          <w:szCs w:val="20"/>
        </w:rPr>
        <w:tab/>
      </w:r>
      <w:r>
        <w:rPr>
          <w:rFonts w:ascii="Courier New" w:eastAsia="Calibri" w:hAnsi="Courier New" w:cs="Courier New"/>
          <w:noProof/>
          <w:sz w:val="20"/>
          <w:szCs w:val="20"/>
        </w:rPr>
        <w:tab/>
      </w:r>
      <w:r>
        <w:rPr>
          <w:rFonts w:ascii="Courier New" w:eastAsia="Calibri" w:hAnsi="Courier New" w:cs="Courier New"/>
          <w:noProof/>
          <w:color w:val="0000FF"/>
          <w:sz w:val="20"/>
          <w:szCs w:val="20"/>
        </w:rPr>
        <w:t>continue</w:t>
      </w: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sz w:val="20"/>
          <w:szCs w:val="20"/>
        </w:rPr>
        <w:tab/>
      </w:r>
      <w:r>
        <w:rPr>
          <w:rFonts w:ascii="Courier New" w:eastAsia="Calibri" w:hAnsi="Courier New" w:cs="Courier New"/>
          <w:noProof/>
          <w:sz w:val="20"/>
          <w:szCs w:val="20"/>
        </w:rPr>
        <w:tab/>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(count &gt;= 499)</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break</w:t>
      </w: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printk(KERN_INFO </w:t>
      </w:r>
      <w:r>
        <w:rPr>
          <w:rFonts w:ascii="Courier New" w:eastAsia="Calibri" w:hAnsi="Courier New" w:cs="Courier New"/>
          <w:noProof/>
          <w:color w:val="A31515"/>
          <w:sz w:val="20"/>
          <w:szCs w:val="20"/>
        </w:rPr>
        <w:t>"Getting resource usage for the process = %d\n"</w:t>
      </w:r>
      <w:r>
        <w:rPr>
          <w:rFonts w:ascii="Courier New" w:eastAsia="Calibri" w:hAnsi="Courier New" w:cs="Courier New"/>
          <w:noProof/>
          <w:sz w:val="20"/>
          <w:szCs w:val="20"/>
        </w:rPr>
        <w:t>, process_id);</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count++;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w:t>
      </w:r>
      <w:r>
        <w:rPr>
          <w:rFonts w:ascii="Courier New" w:eastAsia="Calibri" w:hAnsi="Courier New" w:cs="Courier New"/>
          <w:noProof/>
          <w:sz w:val="20"/>
          <w:szCs w:val="20"/>
        </w:rPr>
        <w:tab/>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(process_id&lt;0)</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printk(KERN_INFO </w:t>
      </w:r>
      <w:r>
        <w:rPr>
          <w:rFonts w:ascii="Courier New" w:eastAsia="Calibri" w:hAnsi="Courier New" w:cs="Courier New"/>
          <w:noProof/>
          <w:color w:val="A31515"/>
          <w:sz w:val="20"/>
          <w:szCs w:val="20"/>
        </w:rPr>
        <w:t>"Not a process 2\n"</w:t>
      </w: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dirEntry = readdir(dir);</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continue</w:t>
      </w: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getrusage(process_id, &amp;usage);</w:t>
      </w:r>
    </w:p>
    <w:p w:rsidR="0068489E" w:rsidRDefault="0068489E" w:rsidP="0068489E">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 xml:space="preserve">          totMinPgFlt += usage.ru_minflt;</w:t>
      </w:r>
      <w:r>
        <w:rPr>
          <w:rFonts w:ascii="Courier New" w:eastAsia="Calibri" w:hAnsi="Courier New" w:cs="Courier New"/>
          <w:noProof/>
          <w:color w:val="008000"/>
          <w:sz w:val="20"/>
          <w:szCs w:val="20"/>
        </w:rPr>
        <w:t>// minor page faults: "page reclaims"</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totMajPgFlt += usage.ru_majflt;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printk(KERN_INFO </w:t>
      </w:r>
      <w:r>
        <w:rPr>
          <w:rFonts w:ascii="Courier New" w:eastAsia="Calibri" w:hAnsi="Courier New" w:cs="Courier New"/>
          <w:noProof/>
          <w:color w:val="A31515"/>
          <w:sz w:val="20"/>
          <w:szCs w:val="20"/>
        </w:rPr>
        <w:t>"Entered direc...\n"</w:t>
      </w:r>
      <w:r>
        <w:rPr>
          <w:rFonts w:ascii="Courier New" w:eastAsia="Calibri" w:hAnsi="Courier New" w:cs="Courier New"/>
          <w:noProof/>
          <w:sz w:val="20"/>
          <w:szCs w:val="20"/>
        </w:rPr>
        <w: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dirEntry = readdir(dir);</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w:t>
      </w:r>
    </w:p>
    <w:p w:rsidR="0068489E" w:rsidRDefault="0068489E" w:rsidP="0068489E">
      <w:pPr>
        <w:autoSpaceDE w:val="0"/>
        <w:autoSpaceDN w:val="0"/>
        <w:adjustRightInd w:val="0"/>
        <w:rPr>
          <w:rFonts w:ascii="Courier New" w:eastAsia="Calibri" w:hAnsi="Courier New" w:cs="Courier New"/>
          <w:noProof/>
          <w:sz w:val="20"/>
          <w:szCs w:val="20"/>
        </w:rPr>
      </w:pP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lastRenderedPageBreak/>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(val == -2)</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process_id =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pid;</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printk(KERN_INFO </w:t>
      </w:r>
      <w:r>
        <w:rPr>
          <w:rFonts w:ascii="Courier New" w:eastAsia="Calibri" w:hAnsi="Courier New" w:cs="Courier New"/>
          <w:noProof/>
          <w:color w:val="A31515"/>
          <w:sz w:val="20"/>
          <w:szCs w:val="20"/>
        </w:rPr>
        <w:t>"Getting resource usage for the process = %d\n"</w:t>
      </w:r>
      <w:r>
        <w:rPr>
          <w:rFonts w:ascii="Courier New" w:eastAsia="Calibri" w:hAnsi="Courier New" w:cs="Courier New"/>
          <w:noProof/>
          <w:sz w:val="20"/>
          <w:szCs w:val="20"/>
        </w:rPr>
        <w:t>, process_id);</w:t>
      </w:r>
    </w:p>
    <w:p w:rsidR="0068489E" w:rsidRDefault="0068489E" w:rsidP="0068489E">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 find the resource usage for the specified process</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getrusage(process_id, &amp;usage);</w:t>
      </w:r>
    </w:p>
    <w:p w:rsidR="0068489E" w:rsidRDefault="0068489E" w:rsidP="0068489E">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 xml:space="preserve">      totMinPgFlt = usage.ru_minflt;</w:t>
      </w:r>
      <w:r>
        <w:rPr>
          <w:rFonts w:ascii="Courier New" w:eastAsia="Calibri" w:hAnsi="Courier New" w:cs="Courier New"/>
          <w:noProof/>
          <w:color w:val="008000"/>
          <w:sz w:val="20"/>
          <w:szCs w:val="20"/>
        </w:rPr>
        <w:t>// minor page faults: "page reclaims"</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totMajPgFlt = usage.ru_majflt;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count = 1;</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68489E" w:rsidRDefault="0068489E" w:rsidP="0068489E">
      <w:pPr>
        <w:autoSpaceDE w:val="0"/>
        <w:autoSpaceDN w:val="0"/>
        <w:adjustRightInd w:val="0"/>
        <w:rPr>
          <w:rFonts w:ascii="Courier New" w:eastAsia="Calibri" w:hAnsi="Courier New" w:cs="Courier New"/>
          <w:noProof/>
          <w:sz w:val="20"/>
          <w:szCs w:val="20"/>
        </w:rPr>
      </w:pP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info-&gt;majPgFault = totMinPgFlt;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info-&gt;minPgFault = totMajPgFlt;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info-&gt;numberofProc = count;</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p>
    <w:p w:rsidR="0068489E" w:rsidRDefault="0068489E" w:rsidP="0068489E">
      <w:pPr>
        <w:autoSpaceDE w:val="0"/>
        <w:autoSpaceDN w:val="0"/>
        <w:adjustRightInd w:val="0"/>
        <w:rPr>
          <w:rFonts w:ascii="Courier New" w:eastAsia="Calibri" w:hAnsi="Courier New" w:cs="Courier New"/>
          <w:noProof/>
          <w:sz w:val="20"/>
          <w:szCs w:val="20"/>
        </w:rPr>
      </w:pP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color w:val="0000FF"/>
          <w:sz w:val="20"/>
          <w:szCs w:val="20"/>
        </w:rPr>
        <w:t>return</w:t>
      </w:r>
      <w:r>
        <w:rPr>
          <w:rFonts w:ascii="Courier New" w:eastAsia="Calibri" w:hAnsi="Courier New" w:cs="Courier New"/>
          <w:noProof/>
          <w:sz w:val="20"/>
          <w:szCs w:val="20"/>
        </w:rPr>
        <w:t xml:space="preserve"> 21;</w:t>
      </w:r>
    </w:p>
    <w:p w:rsidR="0068489E" w:rsidRDefault="0068489E" w:rsidP="0068489E">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p>
    <w:p w:rsidR="007D40CC" w:rsidRDefault="0068489E" w:rsidP="0068489E">
      <w:pPr>
        <w:rPr>
          <w:u w:val="single"/>
        </w:rPr>
      </w:pPr>
      <w:r>
        <w:rPr>
          <w:rFonts w:ascii="Courier New" w:eastAsia="Calibri" w:hAnsi="Courier New" w:cs="Courier New"/>
          <w:noProof/>
          <w:sz w:val="20"/>
          <w:szCs w:val="20"/>
        </w:rPr>
        <w:t>}</w:t>
      </w:r>
    </w:p>
    <w:p w:rsidR="007D40CC" w:rsidRDefault="007D40CC" w:rsidP="007D40CC">
      <w:pPr>
        <w:rPr>
          <w:u w:val="single"/>
        </w:rPr>
      </w:pPr>
    </w:p>
    <w:p w:rsidR="007D40CC" w:rsidRPr="00F23CFA" w:rsidRDefault="00931378" w:rsidP="00F23CFA">
      <w:pPr>
        <w:pStyle w:val="Heading2"/>
        <w:numPr>
          <w:ilvl w:val="1"/>
          <w:numId w:val="30"/>
        </w:numPr>
        <w:rPr>
          <w:i w:val="0"/>
        </w:rPr>
      </w:pPr>
      <w:bookmarkStart w:id="249" w:name="_Toc379011159"/>
      <w:r w:rsidRPr="00F23CFA">
        <w:rPr>
          <w:i w:val="0"/>
        </w:rPr>
        <w:t xml:space="preserve">Test </w:t>
      </w:r>
      <w:r w:rsidR="00FF02E6">
        <w:rPr>
          <w:i w:val="0"/>
        </w:rPr>
        <w:t>program</w:t>
      </w:r>
      <w:bookmarkEnd w:id="249"/>
    </w:p>
    <w:p w:rsidR="007D40CC" w:rsidRDefault="007D40CC" w:rsidP="007D40CC">
      <w:pPr>
        <w:rPr>
          <w:u w:val="single"/>
        </w:rPr>
      </w:pPr>
    </w:p>
    <w:p w:rsidR="007D40CC" w:rsidRDefault="005B5F93" w:rsidP="007D40CC">
      <w:r>
        <w:t xml:space="preserve">The system call was tested on Ubuntu 13.04 LTS system with a linux3.12.6 kernel. </w:t>
      </w:r>
      <w:r w:rsidR="0021162E" w:rsidRPr="0021162E">
        <w:t xml:space="preserve">The </w:t>
      </w:r>
      <w:r w:rsidR="0021162E">
        <w:t>system call was tested using a userspace program</w:t>
      </w:r>
      <w:r>
        <w:t xml:space="preserve"> shown below.</w:t>
      </w:r>
    </w:p>
    <w:p w:rsidR="005B5F93" w:rsidRDefault="005B5F93" w:rsidP="007D40CC"/>
    <w:p w:rsidR="001E5574" w:rsidRDefault="001E5574" w:rsidP="001E5574">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&lt;unistd.h&gt;</w:t>
      </w:r>
    </w:p>
    <w:p w:rsidR="001E5574" w:rsidRDefault="001E5574" w:rsidP="001E5574">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color w:val="A31515"/>
          <w:sz w:val="20"/>
          <w:szCs w:val="20"/>
        </w:rPr>
        <w:t>&lt;linux/kernel.h&gt;</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main(</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argc, </w:t>
      </w:r>
      <w:r>
        <w:rPr>
          <w:rFonts w:ascii="Courier New" w:eastAsia="Calibri" w:hAnsi="Courier New" w:cs="Courier New"/>
          <w:noProof/>
          <w:color w:val="0000FF"/>
          <w:sz w:val="20"/>
          <w:szCs w:val="20"/>
        </w:rPr>
        <w:t>char</w:t>
      </w:r>
      <w:r>
        <w:rPr>
          <w:rFonts w:ascii="Courier New" w:eastAsia="Calibri" w:hAnsi="Courier New" w:cs="Courier New"/>
          <w:noProof/>
          <w:sz w:val="20"/>
          <w:szCs w:val="20"/>
        </w:rPr>
        <w:t>** argv)</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w:t>
      </w:r>
    </w:p>
    <w:p w:rsidR="001E5574" w:rsidRDefault="001E5574" w:rsidP="001E5574">
      <w:pPr>
        <w:autoSpaceDE w:val="0"/>
        <w:autoSpaceDN w:val="0"/>
        <w:adjustRightInd w:val="0"/>
        <w:rPr>
          <w:rFonts w:ascii="Courier New" w:eastAsia="Calibri" w:hAnsi="Courier New" w:cs="Courier New"/>
          <w:noProof/>
          <w:sz w:val="20"/>
          <w:szCs w:val="20"/>
        </w:rPr>
      </w:pP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processNum = 2193;</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inWhat = -2;</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retval = -1;</w:t>
      </w:r>
    </w:p>
    <w:p w:rsidR="001E5574" w:rsidRDefault="001E5574" w:rsidP="001E5574">
      <w:pPr>
        <w:autoSpaceDE w:val="0"/>
        <w:autoSpaceDN w:val="0"/>
        <w:adjustRightInd w:val="0"/>
        <w:rPr>
          <w:rFonts w:ascii="Courier New" w:eastAsia="Calibri" w:hAnsi="Courier New" w:cs="Courier New"/>
          <w:noProof/>
          <w:sz w:val="20"/>
          <w:szCs w:val="20"/>
        </w:rPr>
      </w:pP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(argc == 3)</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processNum = atoi(argv[1]);</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inWhat = atoi(argv[2]);</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color w:val="0000FF"/>
          <w:sz w:val="20"/>
          <w:szCs w:val="20"/>
        </w:rPr>
        <w:t>struct</w:t>
      </w:r>
      <w:r>
        <w:rPr>
          <w:rFonts w:ascii="Courier New" w:eastAsia="Calibri" w:hAnsi="Courier New" w:cs="Courier New"/>
          <w:noProof/>
          <w:sz w:val="20"/>
          <w:szCs w:val="20"/>
        </w:rPr>
        <w:t xml:space="preserve"> pf_info_struct info;</w:t>
      </w:r>
    </w:p>
    <w:p w:rsidR="001E5574" w:rsidRDefault="001E5574" w:rsidP="001E5574">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pgfltstat (inWhat, processNum, &amp;info); </w:t>
      </w:r>
      <w:r>
        <w:rPr>
          <w:rFonts w:ascii="Courier New" w:eastAsia="Calibri" w:hAnsi="Courier New" w:cs="Courier New"/>
          <w:noProof/>
          <w:color w:val="008000"/>
          <w:sz w:val="20"/>
          <w:szCs w:val="20"/>
        </w:rPr>
        <w:t>// call to sys_process(..)</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retval=syscall(sys_process, inWhat, processNum, &amp;info);</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(retval&gt;0)</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printf(KERN_INFO </w:t>
      </w:r>
      <w:r>
        <w:rPr>
          <w:rFonts w:ascii="Courier New" w:eastAsia="Calibri" w:hAnsi="Courier New" w:cs="Courier New"/>
          <w:noProof/>
          <w:color w:val="A31515"/>
          <w:sz w:val="20"/>
          <w:szCs w:val="20"/>
        </w:rPr>
        <w:t>"Number of processes = %d\n"</w:t>
      </w:r>
      <w:r>
        <w:rPr>
          <w:rFonts w:ascii="Courier New" w:eastAsia="Calibri" w:hAnsi="Courier New" w:cs="Courier New"/>
          <w:noProof/>
          <w:sz w:val="20"/>
          <w:szCs w:val="20"/>
        </w:rPr>
        <w:t>, info.numberofProc);</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printf(KERN_INFO </w:t>
      </w:r>
      <w:r>
        <w:rPr>
          <w:rFonts w:ascii="Courier New" w:eastAsia="Calibri" w:hAnsi="Courier New" w:cs="Courier New"/>
          <w:noProof/>
          <w:color w:val="A31515"/>
          <w:sz w:val="20"/>
          <w:szCs w:val="20"/>
        </w:rPr>
        <w:t>"Number of major page faults = %d\n"</w:t>
      </w:r>
      <w:r>
        <w:rPr>
          <w:rFonts w:ascii="Courier New" w:eastAsia="Calibri" w:hAnsi="Courier New" w:cs="Courier New"/>
          <w:noProof/>
          <w:sz w:val="20"/>
          <w:szCs w:val="20"/>
        </w:rPr>
        <w:t xml:space="preserve">, </w:t>
      </w: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sz w:val="20"/>
          <w:szCs w:val="20"/>
        </w:rPr>
        <w:tab/>
        <w:t xml:space="preserve"> </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info.majPgFault);</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printf(KERN_INFO </w:t>
      </w:r>
      <w:r>
        <w:rPr>
          <w:rFonts w:ascii="Courier New" w:eastAsia="Calibri" w:hAnsi="Courier New" w:cs="Courier New"/>
          <w:noProof/>
          <w:color w:val="A31515"/>
          <w:sz w:val="20"/>
          <w:szCs w:val="20"/>
        </w:rPr>
        <w:t>"Number of minor page faults = %d\n"</w:t>
      </w:r>
      <w:r>
        <w:rPr>
          <w:rFonts w:ascii="Courier New" w:eastAsia="Calibri" w:hAnsi="Courier New" w:cs="Courier New"/>
          <w:noProof/>
          <w:sz w:val="20"/>
          <w:szCs w:val="20"/>
        </w:rPr>
        <w:t xml:space="preserve">, </w:t>
      </w:r>
      <w:r>
        <w:rPr>
          <w:rFonts w:ascii="Courier New" w:eastAsia="Calibri" w:hAnsi="Courier New" w:cs="Courier New"/>
          <w:noProof/>
          <w:sz w:val="20"/>
          <w:szCs w:val="20"/>
        </w:rPr>
        <w:tab/>
      </w:r>
      <w:r>
        <w:rPr>
          <w:rFonts w:ascii="Courier New" w:eastAsia="Calibri" w:hAnsi="Courier New" w:cs="Courier New"/>
          <w:noProof/>
          <w:sz w:val="20"/>
          <w:szCs w:val="20"/>
        </w:rPr>
        <w:tab/>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info.minPgFault);</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1E5574" w:rsidRDefault="001E5574" w:rsidP="001E5574">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return</w:t>
      </w:r>
      <w:r>
        <w:rPr>
          <w:rFonts w:ascii="Courier New" w:eastAsia="Calibri" w:hAnsi="Courier New" w:cs="Courier New"/>
          <w:noProof/>
          <w:sz w:val="20"/>
          <w:szCs w:val="20"/>
        </w:rPr>
        <w:t xml:space="preserve"> 0;</w:t>
      </w:r>
    </w:p>
    <w:p w:rsidR="001E5574" w:rsidRPr="0021162E" w:rsidRDefault="001E5574" w:rsidP="001E5574">
      <w:r>
        <w:rPr>
          <w:rFonts w:ascii="Courier New" w:eastAsia="Calibri" w:hAnsi="Courier New" w:cs="Courier New"/>
          <w:noProof/>
          <w:sz w:val="20"/>
          <w:szCs w:val="20"/>
        </w:rPr>
        <w:t>}</w:t>
      </w:r>
    </w:p>
    <w:p w:rsidR="007D40CC" w:rsidRDefault="007D40CC" w:rsidP="007D40CC">
      <w:pPr>
        <w:rPr>
          <w:u w:val="single"/>
        </w:rPr>
      </w:pPr>
    </w:p>
    <w:p w:rsidR="00566ED2" w:rsidRDefault="00566ED2" w:rsidP="00566ED2">
      <w:pPr>
        <w:pStyle w:val="Heading2"/>
        <w:numPr>
          <w:ilvl w:val="1"/>
          <w:numId w:val="30"/>
        </w:numPr>
        <w:rPr>
          <w:i w:val="0"/>
        </w:rPr>
      </w:pPr>
      <w:bookmarkStart w:id="250" w:name="_Toc379011160"/>
      <w:r>
        <w:rPr>
          <w:i w:val="0"/>
        </w:rPr>
        <w:lastRenderedPageBreak/>
        <w:t>Results and Analysis</w:t>
      </w:r>
      <w:bookmarkEnd w:id="250"/>
    </w:p>
    <w:p w:rsidR="00210A34" w:rsidRDefault="00210A34" w:rsidP="00210A34"/>
    <w:p w:rsidR="00210A34" w:rsidRDefault="005B5F93" w:rsidP="00210A34">
      <w:r>
        <w:t>The system call was tested for various processes and the results are shown below:</w:t>
      </w:r>
    </w:p>
    <w:p w:rsidR="00B502FE" w:rsidRDefault="00B502FE" w:rsidP="00210A34"/>
    <w:p w:rsidR="00B502FE" w:rsidRDefault="00B502FE" w:rsidP="00210A34">
      <w:r w:rsidRPr="00A3106A">
        <w:rPr>
          <w:b/>
        </w:rPr>
        <w:t>Test 1:</w:t>
      </w:r>
      <w:r>
        <w:t xml:space="preserve"> Input values are a shown below</w:t>
      </w:r>
    </w:p>
    <w:p w:rsidR="00B502FE" w:rsidRDefault="00B502FE" w:rsidP="00210A34">
      <w:r>
        <w:t>Val = -2</w:t>
      </w:r>
      <w:r>
        <w:sym w:font="Wingdings" w:char="F0E8"/>
      </w:r>
      <w:r>
        <w:t xml:space="preserve"> means calculate page statistics for a single process</w:t>
      </w:r>
    </w:p>
    <w:p w:rsidR="00B502FE" w:rsidRDefault="00B502FE" w:rsidP="00210A34">
      <w:r>
        <w:t>Pid = 5881</w:t>
      </w:r>
      <w:r>
        <w:sym w:font="Wingdings" w:char="F0E8"/>
      </w:r>
      <w:r>
        <w:t xml:space="preserve"> processed.</w:t>
      </w:r>
    </w:p>
    <w:p w:rsidR="00B502FE" w:rsidRDefault="00B502FE" w:rsidP="00210A34"/>
    <w:p w:rsidR="00B502FE" w:rsidRDefault="00A3106A" w:rsidP="00210A34">
      <w:r>
        <w:rPr>
          <w:noProof/>
        </w:rPr>
        <w:drawing>
          <wp:inline distT="0" distB="0" distL="0" distR="0" wp14:anchorId="4792CFBC" wp14:editId="66383730">
            <wp:extent cx="6110605" cy="3435350"/>
            <wp:effectExtent l="0" t="0" r="444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1.png"/>
                    <pic:cNvPicPr/>
                  </pic:nvPicPr>
                  <pic:blipFill>
                    <a:blip r:embed="rId33">
                      <a:extLst>
                        <a:ext uri="{28A0092B-C50C-407E-A947-70E740481C1C}">
                          <a14:useLocalDpi xmlns:a14="http://schemas.microsoft.com/office/drawing/2010/main" val="0"/>
                        </a:ext>
                      </a:extLst>
                    </a:blip>
                    <a:stretch>
                      <a:fillRect/>
                    </a:stretch>
                  </pic:blipFill>
                  <pic:spPr>
                    <a:xfrm>
                      <a:off x="0" y="0"/>
                      <a:ext cx="6110605" cy="3435350"/>
                    </a:xfrm>
                    <a:prstGeom prst="rect">
                      <a:avLst/>
                    </a:prstGeom>
                  </pic:spPr>
                </pic:pic>
              </a:graphicData>
            </a:graphic>
          </wp:inline>
        </w:drawing>
      </w:r>
    </w:p>
    <w:p w:rsidR="005B5F93" w:rsidRDefault="005B5F93" w:rsidP="00210A34"/>
    <w:p w:rsidR="005B5F93" w:rsidRDefault="005B5F93" w:rsidP="00210A34"/>
    <w:p w:rsidR="005B5F93" w:rsidRDefault="005B5F93" w:rsidP="00210A34"/>
    <w:p w:rsidR="007D40CC" w:rsidRPr="00A3106A" w:rsidRDefault="00A3106A" w:rsidP="007D40CC">
      <w:pPr>
        <w:rPr>
          <w:b/>
        </w:rPr>
      </w:pPr>
      <w:r w:rsidRPr="00A3106A">
        <w:rPr>
          <w:b/>
        </w:rPr>
        <w:t>Test</w:t>
      </w:r>
      <w:r w:rsidR="004C5964">
        <w:rPr>
          <w:b/>
        </w:rPr>
        <w:t xml:space="preserve"> </w:t>
      </w:r>
      <w:r w:rsidRPr="00A3106A">
        <w:rPr>
          <w:b/>
        </w:rPr>
        <w:t xml:space="preserve">2: </w:t>
      </w:r>
    </w:p>
    <w:p w:rsidR="00A3106A" w:rsidRDefault="00A3106A" w:rsidP="00A3106A">
      <w:r>
        <w:t>Val = -1</w:t>
      </w:r>
      <w:r>
        <w:sym w:font="Wingdings" w:char="F0E8"/>
      </w:r>
      <w:r>
        <w:t xml:space="preserve"> means calculate page statistics for all the currently running processes in the system</w:t>
      </w:r>
    </w:p>
    <w:p w:rsidR="00A3106A" w:rsidRDefault="00A3106A" w:rsidP="00A3106A">
      <w:r>
        <w:t>Pid = 5881</w:t>
      </w:r>
      <w:r>
        <w:sym w:font="Wingdings" w:char="F0E8"/>
      </w:r>
      <w:r>
        <w:t xml:space="preserve"> </w:t>
      </w:r>
      <w:r w:rsidR="007678CB" w:rsidRPr="007678CB">
        <w:rPr>
          <w:b/>
        </w:rPr>
        <w:t>invalid</w:t>
      </w:r>
      <w:r>
        <w:t>.</w:t>
      </w:r>
    </w:p>
    <w:p w:rsidR="007678CB" w:rsidRDefault="007678CB" w:rsidP="00A3106A"/>
    <w:p w:rsidR="007678CB" w:rsidRDefault="00E31BBD" w:rsidP="00A3106A">
      <w:r>
        <w:rPr>
          <w:noProof/>
        </w:rPr>
        <w:drawing>
          <wp:inline distT="0" distB="0" distL="0" distR="0" wp14:anchorId="15AA08C1" wp14:editId="371E7F33">
            <wp:extent cx="6110605" cy="983615"/>
            <wp:effectExtent l="0" t="0" r="4445" b="698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2.png"/>
                    <pic:cNvPicPr/>
                  </pic:nvPicPr>
                  <pic:blipFill>
                    <a:blip r:embed="rId34">
                      <a:extLst>
                        <a:ext uri="{28A0092B-C50C-407E-A947-70E740481C1C}">
                          <a14:useLocalDpi xmlns:a14="http://schemas.microsoft.com/office/drawing/2010/main" val="0"/>
                        </a:ext>
                      </a:extLst>
                    </a:blip>
                    <a:stretch>
                      <a:fillRect/>
                    </a:stretch>
                  </pic:blipFill>
                  <pic:spPr>
                    <a:xfrm>
                      <a:off x="0" y="0"/>
                      <a:ext cx="6110605" cy="983615"/>
                    </a:xfrm>
                    <a:prstGeom prst="rect">
                      <a:avLst/>
                    </a:prstGeom>
                  </pic:spPr>
                </pic:pic>
              </a:graphicData>
            </a:graphic>
          </wp:inline>
        </w:drawing>
      </w:r>
    </w:p>
    <w:p w:rsidR="007D40CC" w:rsidRDefault="007D40CC" w:rsidP="007D40CC">
      <w:pPr>
        <w:rPr>
          <w:u w:val="single"/>
        </w:rPr>
      </w:pPr>
    </w:p>
    <w:p w:rsidR="007D40CC" w:rsidRPr="00E31BBD" w:rsidRDefault="004C5964" w:rsidP="007D40CC">
      <w:pPr>
        <w:rPr>
          <w:b/>
        </w:rPr>
      </w:pPr>
      <w:r>
        <w:rPr>
          <w:b/>
          <w:noProof/>
        </w:rPr>
        <w:lastRenderedPageBreak/>
        <w:drawing>
          <wp:inline distT="0" distB="0" distL="0" distR="0" wp14:anchorId="28028C03" wp14:editId="04C229AF">
            <wp:extent cx="6110605" cy="3435350"/>
            <wp:effectExtent l="0" t="0" r="444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3.png"/>
                    <pic:cNvPicPr/>
                  </pic:nvPicPr>
                  <pic:blipFill>
                    <a:blip r:embed="rId35">
                      <a:extLst>
                        <a:ext uri="{28A0092B-C50C-407E-A947-70E740481C1C}">
                          <a14:useLocalDpi xmlns:a14="http://schemas.microsoft.com/office/drawing/2010/main" val="0"/>
                        </a:ext>
                      </a:extLst>
                    </a:blip>
                    <a:stretch>
                      <a:fillRect/>
                    </a:stretch>
                  </pic:blipFill>
                  <pic:spPr>
                    <a:xfrm>
                      <a:off x="0" y="0"/>
                      <a:ext cx="6110605" cy="3435350"/>
                    </a:xfrm>
                    <a:prstGeom prst="rect">
                      <a:avLst/>
                    </a:prstGeom>
                  </pic:spPr>
                </pic:pic>
              </a:graphicData>
            </a:graphic>
          </wp:inline>
        </w:drawing>
      </w:r>
    </w:p>
    <w:p w:rsidR="007D40CC" w:rsidRDefault="007D40CC" w:rsidP="007D40CC">
      <w:pPr>
        <w:rPr>
          <w:u w:val="single"/>
        </w:rPr>
      </w:pPr>
    </w:p>
    <w:p w:rsidR="007D40CC" w:rsidRDefault="007D40CC" w:rsidP="007D40CC">
      <w:pPr>
        <w:rPr>
          <w:u w:val="single"/>
        </w:rPr>
      </w:pPr>
    </w:p>
    <w:p w:rsidR="007D40CC" w:rsidRDefault="007D40CC" w:rsidP="007D40CC">
      <w:pPr>
        <w:rPr>
          <w:u w:val="single"/>
        </w:rPr>
      </w:pPr>
    </w:p>
    <w:p w:rsidR="00172A0D" w:rsidRPr="00A3106A" w:rsidRDefault="00172A0D" w:rsidP="00172A0D">
      <w:pPr>
        <w:rPr>
          <w:b/>
        </w:rPr>
      </w:pPr>
      <w:r w:rsidRPr="00A3106A">
        <w:rPr>
          <w:b/>
        </w:rPr>
        <w:t>Test</w:t>
      </w:r>
      <w:r>
        <w:rPr>
          <w:b/>
        </w:rPr>
        <w:t xml:space="preserve"> 3</w:t>
      </w:r>
      <w:r w:rsidRPr="00A3106A">
        <w:rPr>
          <w:b/>
        </w:rPr>
        <w:t xml:space="preserve">: </w:t>
      </w:r>
    </w:p>
    <w:p w:rsidR="00172A0D" w:rsidRDefault="00172A0D" w:rsidP="00172A0D">
      <w:r>
        <w:t>Val = 1000</w:t>
      </w:r>
      <w:r>
        <w:sym w:font="Wingdings" w:char="F0E8"/>
      </w:r>
      <w:r>
        <w:t xml:space="preserve"> means calculate page statistics for all the currently running processes which belong to the group id 1000.</w:t>
      </w:r>
    </w:p>
    <w:p w:rsidR="00172A0D" w:rsidRDefault="00172A0D" w:rsidP="00172A0D">
      <w:r>
        <w:t>Pid = 5881</w:t>
      </w:r>
      <w:r>
        <w:sym w:font="Wingdings" w:char="F0E8"/>
      </w:r>
      <w:r>
        <w:t xml:space="preserve"> </w:t>
      </w:r>
      <w:r w:rsidRPr="007678CB">
        <w:rPr>
          <w:b/>
        </w:rPr>
        <w:t>invalid</w:t>
      </w:r>
      <w:r>
        <w:t>.</w:t>
      </w:r>
    </w:p>
    <w:p w:rsidR="00D36DE6" w:rsidRDefault="00D36DE6" w:rsidP="00172A0D">
      <w:r>
        <w:rPr>
          <w:noProof/>
        </w:rPr>
        <w:drawing>
          <wp:inline distT="0" distB="0" distL="0" distR="0" wp14:anchorId="27C5C2D7" wp14:editId="68D088A5">
            <wp:extent cx="6110605" cy="671195"/>
            <wp:effectExtent l="0" t="0" r="444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4.png"/>
                    <pic:cNvPicPr/>
                  </pic:nvPicPr>
                  <pic:blipFill>
                    <a:blip r:embed="rId36">
                      <a:extLst>
                        <a:ext uri="{28A0092B-C50C-407E-A947-70E740481C1C}">
                          <a14:useLocalDpi xmlns:a14="http://schemas.microsoft.com/office/drawing/2010/main" val="0"/>
                        </a:ext>
                      </a:extLst>
                    </a:blip>
                    <a:stretch>
                      <a:fillRect/>
                    </a:stretch>
                  </pic:blipFill>
                  <pic:spPr>
                    <a:xfrm>
                      <a:off x="0" y="0"/>
                      <a:ext cx="6110605" cy="671195"/>
                    </a:xfrm>
                    <a:prstGeom prst="rect">
                      <a:avLst/>
                    </a:prstGeom>
                  </pic:spPr>
                </pic:pic>
              </a:graphicData>
            </a:graphic>
          </wp:inline>
        </w:drawing>
      </w:r>
    </w:p>
    <w:p w:rsidR="007D40CC" w:rsidRDefault="007D40CC" w:rsidP="007D40CC">
      <w:pPr>
        <w:rPr>
          <w:u w:val="single"/>
        </w:rPr>
      </w:pPr>
    </w:p>
    <w:p w:rsidR="007D40CC" w:rsidRDefault="007D40CC" w:rsidP="007D40CC">
      <w:pPr>
        <w:rPr>
          <w:u w:val="single"/>
        </w:rPr>
      </w:pPr>
    </w:p>
    <w:p w:rsidR="007D40CC" w:rsidRDefault="007D40CC" w:rsidP="007D40CC">
      <w:pPr>
        <w:rPr>
          <w:u w:val="single"/>
        </w:rPr>
      </w:pPr>
    </w:p>
    <w:p w:rsidR="007D40CC" w:rsidRDefault="007D40CC" w:rsidP="007D40CC">
      <w:pPr>
        <w:rPr>
          <w:u w:val="single"/>
        </w:rPr>
      </w:pPr>
    </w:p>
    <w:p w:rsidR="007D40CC" w:rsidRDefault="007D40CC" w:rsidP="007D40CC">
      <w:pPr>
        <w:rPr>
          <w:u w:val="single"/>
        </w:rPr>
      </w:pPr>
    </w:p>
    <w:p w:rsidR="007D40CC" w:rsidRDefault="007D40CC" w:rsidP="007D40CC">
      <w:pPr>
        <w:rPr>
          <w:u w:val="single"/>
        </w:rPr>
      </w:pPr>
    </w:p>
    <w:p w:rsidR="007D40CC" w:rsidRDefault="007D40CC" w:rsidP="007D40CC">
      <w:pPr>
        <w:rPr>
          <w:u w:val="single"/>
        </w:rPr>
      </w:pPr>
    </w:p>
    <w:p w:rsidR="007D40CC" w:rsidRDefault="007D40CC" w:rsidP="007D40CC">
      <w:pPr>
        <w:rPr>
          <w:u w:val="single"/>
        </w:rPr>
      </w:pPr>
    </w:p>
    <w:p w:rsidR="007D40CC" w:rsidRDefault="007D40CC" w:rsidP="007D40CC">
      <w:pPr>
        <w:rPr>
          <w:u w:val="single"/>
        </w:rPr>
      </w:pPr>
    </w:p>
    <w:p w:rsidR="007D40CC" w:rsidRDefault="007D40CC" w:rsidP="007D40CC">
      <w:pPr>
        <w:rPr>
          <w:u w:val="single"/>
        </w:rPr>
      </w:pPr>
    </w:p>
    <w:p w:rsidR="007D40CC" w:rsidRDefault="007D40CC" w:rsidP="007D40CC">
      <w:pPr>
        <w:rPr>
          <w:u w:val="single"/>
        </w:rPr>
        <w:sectPr w:rsidR="007D40CC" w:rsidSect="00435573">
          <w:pgSz w:w="11909" w:h="16834" w:code="9"/>
          <w:pgMar w:top="1440" w:right="1019" w:bottom="1440" w:left="1267" w:header="720" w:footer="403" w:gutter="0"/>
          <w:cols w:space="720"/>
          <w:titlePg/>
          <w:docGrid w:linePitch="360"/>
        </w:sectPr>
      </w:pPr>
    </w:p>
    <w:p w:rsidR="007D40CC" w:rsidRDefault="007D40CC" w:rsidP="007D40CC">
      <w:pPr>
        <w:jc w:val="right"/>
        <w:rPr>
          <w:b/>
        </w:rPr>
      </w:pPr>
      <w:r w:rsidRPr="003A2C46">
        <w:rPr>
          <w:b/>
        </w:rPr>
        <w:lastRenderedPageBreak/>
        <w:t>PART-C</w:t>
      </w:r>
    </w:p>
    <w:p w:rsidR="00B81E2C" w:rsidRPr="00B81E2C" w:rsidRDefault="00563332" w:rsidP="00B81E2C">
      <w:pPr>
        <w:pStyle w:val="Heading1"/>
        <w:jc w:val="right"/>
        <w:rPr>
          <w:b/>
          <w:color w:val="000000" w:themeColor="text1"/>
          <w:sz w:val="28"/>
          <w:szCs w:val="28"/>
        </w:rPr>
      </w:pPr>
      <w:bookmarkStart w:id="251" w:name="_Toc379011161"/>
      <w:r>
        <w:rPr>
          <w:b/>
          <w:color w:val="000000" w:themeColor="text1"/>
          <w:sz w:val="28"/>
          <w:szCs w:val="28"/>
        </w:rPr>
        <w:t>Calculating page fault rate using system call</w:t>
      </w:r>
      <w:bookmarkEnd w:id="251"/>
    </w:p>
    <w:p w:rsidR="007D40CC" w:rsidRPr="003A2C46" w:rsidRDefault="007D40CC" w:rsidP="007D40CC">
      <w:r w:rsidRPr="003A2C46">
        <w:t>____</w:t>
      </w:r>
      <w:r w:rsidRPr="003A2C46">
        <w:softHyphen/>
      </w:r>
      <w:r w:rsidRPr="003A2C46">
        <w:softHyphen/>
      </w:r>
      <w:r w:rsidRPr="003A2C46">
        <w:softHyphen/>
      </w:r>
      <w:r w:rsidRPr="003A2C46">
        <w:softHyphen/>
      </w:r>
      <w:r w:rsidRPr="003A2C46">
        <w:softHyphen/>
      </w:r>
      <w:r w:rsidRPr="003A2C46">
        <w:softHyphen/>
      </w:r>
      <w:r w:rsidRPr="003A2C46">
        <w:softHyphen/>
      </w:r>
      <w:r w:rsidRPr="003A2C46">
        <w:softHyphen/>
        <w:t>____________________________________________________________________________</w:t>
      </w:r>
    </w:p>
    <w:p w:rsidR="007D40CC" w:rsidRDefault="007D40CC" w:rsidP="007D40CC"/>
    <w:p w:rsidR="007D40CC" w:rsidRDefault="007D40CC" w:rsidP="007D40CC"/>
    <w:p w:rsidR="008E545F" w:rsidRDefault="008E545F" w:rsidP="009F0B10">
      <w:pPr>
        <w:pStyle w:val="Heading2"/>
        <w:numPr>
          <w:ilvl w:val="1"/>
          <w:numId w:val="41"/>
        </w:numPr>
        <w:rPr>
          <w:i w:val="0"/>
        </w:rPr>
      </w:pPr>
      <w:bookmarkStart w:id="252" w:name="_Toc379011162"/>
      <w:r w:rsidRPr="009F0B10">
        <w:rPr>
          <w:i w:val="0"/>
        </w:rPr>
        <w:t>File operation and Virtual memory Usage Application</w:t>
      </w:r>
      <w:bookmarkEnd w:id="252"/>
    </w:p>
    <w:p w:rsidR="004738F1" w:rsidRPr="004738F1" w:rsidRDefault="004738F1" w:rsidP="004738F1"/>
    <w:p w:rsidR="007D40CC" w:rsidRDefault="00726FD4" w:rsidP="00726FD4">
      <w:pPr>
        <w:spacing w:line="360" w:lineRule="auto"/>
      </w:pPr>
      <w:r>
        <w:t>The system call developed in Part B is tested using a user-space program which is given below:</w:t>
      </w:r>
    </w:p>
    <w:p w:rsidR="00726FD4" w:rsidRDefault="00726FD4" w:rsidP="00726FD4">
      <w:pPr>
        <w:spacing w:line="360" w:lineRule="auto"/>
      </w:pPr>
      <w:r>
        <w:t>(</w:t>
      </w:r>
      <w:r w:rsidRPr="00692A5D">
        <w:rPr>
          <w:u w:val="single"/>
        </w:rPr>
        <w:t xml:space="preserve">Note the directory scanning part of the code in the implementation of </w:t>
      </w:r>
      <w:r w:rsidRPr="00692A5D">
        <w:rPr>
          <w:i/>
          <w:u w:val="single"/>
        </w:rPr>
        <w:t>pgflt_stat_info(..)</w:t>
      </w:r>
      <w:r w:rsidRPr="00692A5D">
        <w:rPr>
          <w:u w:val="single"/>
        </w:rPr>
        <w:t xml:space="preserve"> have  been moved out since scanning a directory from inside the kernel space is dangerous and results in crashing of the kernel. This phenomenon was experienced only when the system-call was tested with a malloc’ed and file opening based userspace program. Also when the process gets completed, the directory from the </w:t>
      </w:r>
      <w:r w:rsidRPr="00692A5D">
        <w:rPr>
          <w:i/>
          <w:u w:val="single"/>
        </w:rPr>
        <w:t xml:space="preserve">/proc </w:t>
      </w:r>
      <w:r w:rsidRPr="00692A5D">
        <w:rPr>
          <w:u w:val="single"/>
        </w:rPr>
        <w:t>folder is deleted and again the system-call results in the crash of the kernel</w:t>
      </w:r>
      <w:r>
        <w:t>).</w:t>
      </w:r>
    </w:p>
    <w:p w:rsidR="00692A5D" w:rsidRDefault="00692A5D" w:rsidP="00726FD4">
      <w:pPr>
        <w:spacing w:line="360" w:lineRule="auto"/>
      </w:pPr>
    </w:p>
    <w:p w:rsidR="00692A5D" w:rsidRDefault="00692A5D" w:rsidP="00726FD4">
      <w:pPr>
        <w:spacing w:line="360" w:lineRule="auto"/>
      </w:pPr>
      <w:r>
        <w:t>The user space application to instigate page faults is shown below:</w:t>
      </w:r>
    </w:p>
    <w:p w:rsidR="00F66269" w:rsidRDefault="00F66269" w:rsidP="00726FD4">
      <w:pPr>
        <w:spacing w:line="360" w:lineRule="auto"/>
      </w:pPr>
    </w:p>
    <w:p w:rsidR="00F66269" w:rsidRDefault="00F66269" w:rsidP="00F66269">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&lt;sys/resource.h&gt;</w:t>
      </w:r>
    </w:p>
    <w:p w:rsidR="00F66269" w:rsidRDefault="00F66269" w:rsidP="00F66269">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&lt;stdio.h&gt;</w:t>
      </w:r>
    </w:p>
    <w:p w:rsidR="00F66269" w:rsidRDefault="00F66269" w:rsidP="00F66269">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&lt;sys/types.h&gt;</w:t>
      </w:r>
    </w:p>
    <w:p w:rsidR="00F66269" w:rsidRDefault="00F66269" w:rsidP="00F66269">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&lt;sys/stat.h&gt;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&lt;dirent.h&gt;</w:t>
      </w: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&lt;linux/kernel.h&gt;</w:t>
      </w:r>
    </w:p>
    <w:p w:rsidR="00F66269" w:rsidRDefault="00F66269" w:rsidP="00F66269">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&lt;sys/types.h&gt;</w:t>
      </w:r>
    </w:p>
    <w:p w:rsidR="00F66269" w:rsidRDefault="00F66269" w:rsidP="00F66269">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&lt;unistd.h&gt;</w:t>
      </w:r>
    </w:p>
    <w:p w:rsidR="00F66269" w:rsidRDefault="00F66269" w:rsidP="00F66269">
      <w:pPr>
        <w:autoSpaceDE w:val="0"/>
        <w:autoSpaceDN w:val="0"/>
        <w:adjustRightInd w:val="0"/>
        <w:rPr>
          <w:rFonts w:ascii="Courier New" w:eastAsia="Calibri" w:hAnsi="Courier New" w:cs="Courier New"/>
          <w:noProof/>
          <w:color w:val="A31515"/>
          <w:sz w:val="20"/>
          <w:szCs w:val="20"/>
        </w:rPr>
      </w:pPr>
      <w:r>
        <w:rPr>
          <w:rFonts w:ascii="Courier New" w:eastAsia="Calibri" w:hAnsi="Courier New" w:cs="Courier New"/>
          <w:noProof/>
          <w:color w:val="0000FF"/>
          <w:sz w:val="20"/>
          <w:szCs w:val="20"/>
        </w:rPr>
        <w:t>#include</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&lt;stdlib.h&gt;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const</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char</w:t>
      </w:r>
      <w:r>
        <w:rPr>
          <w:rFonts w:ascii="Courier New" w:eastAsia="Calibri" w:hAnsi="Courier New" w:cs="Courier New"/>
          <w:noProof/>
          <w:sz w:val="20"/>
          <w:szCs w:val="20"/>
        </w:rPr>
        <w:t xml:space="preserve"> *prefix = </w:t>
      </w:r>
      <w:r>
        <w:rPr>
          <w:rFonts w:ascii="Courier New" w:eastAsia="Calibri" w:hAnsi="Courier New" w:cs="Courier New"/>
          <w:noProof/>
          <w:color w:val="A31515"/>
          <w:sz w:val="20"/>
          <w:szCs w:val="20"/>
        </w:rPr>
        <w:t>"/proc"</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struct</w:t>
      </w:r>
      <w:r>
        <w:rPr>
          <w:rFonts w:ascii="Courier New" w:eastAsia="Calibri" w:hAnsi="Courier New" w:cs="Courier New"/>
          <w:noProof/>
          <w:sz w:val="20"/>
          <w:szCs w:val="20"/>
        </w:rPr>
        <w:t xml:space="preserve"> pf_info_struct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numberofProc;</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majPgFault;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minPgFault;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color w:val="008000"/>
          <w:sz w:val="20"/>
          <w:szCs w:val="20"/>
        </w:rPr>
        <w:t>//// function to scan the /proc directory</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dirScan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val, pid_t pid, </w:t>
      </w:r>
      <w:r>
        <w:rPr>
          <w:rFonts w:ascii="Courier New" w:eastAsia="Calibri" w:hAnsi="Courier New" w:cs="Courier New"/>
          <w:noProof/>
          <w:color w:val="0000FF"/>
          <w:sz w:val="20"/>
          <w:szCs w:val="20"/>
        </w:rPr>
        <w:t>struct</w:t>
      </w:r>
      <w:r>
        <w:rPr>
          <w:rFonts w:ascii="Courier New" w:eastAsia="Calibri" w:hAnsi="Courier New" w:cs="Courier New"/>
          <w:noProof/>
          <w:sz w:val="20"/>
          <w:szCs w:val="20"/>
        </w:rPr>
        <w:t xml:space="preserve"> pf_info_struct *info)</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struct</w:t>
      </w:r>
      <w:r>
        <w:rPr>
          <w:rFonts w:ascii="Courier New" w:eastAsia="Calibri" w:hAnsi="Courier New" w:cs="Courier New"/>
          <w:noProof/>
          <w:sz w:val="20"/>
          <w:szCs w:val="20"/>
        </w:rPr>
        <w:t xml:space="preserve"> rusage usage;</w:t>
      </w:r>
      <w:r>
        <w:rPr>
          <w:rFonts w:ascii="Courier New" w:eastAsia="Calibri" w:hAnsi="Courier New" w:cs="Courier New"/>
          <w:noProof/>
          <w:sz w:val="20"/>
          <w:szCs w:val="20"/>
        </w:rPr>
        <w:tab/>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process_id=0;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long</w:t>
      </w:r>
      <w:r>
        <w:rPr>
          <w:rFonts w:ascii="Courier New" w:eastAsia="Calibri" w:hAnsi="Courier New" w:cs="Courier New"/>
          <w:noProof/>
          <w:sz w:val="20"/>
          <w:szCs w:val="20"/>
        </w:rPr>
        <w:t xml:space="preserve"> totMajPgFlt=0;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long</w:t>
      </w:r>
      <w:r>
        <w:rPr>
          <w:rFonts w:ascii="Courier New" w:eastAsia="Calibri" w:hAnsi="Courier New" w:cs="Courier New"/>
          <w:noProof/>
          <w:sz w:val="20"/>
          <w:szCs w:val="20"/>
        </w:rPr>
        <w:t xml:space="preserve"> totMinPgFlt=0;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struct</w:t>
      </w:r>
      <w:r>
        <w:rPr>
          <w:rFonts w:ascii="Courier New" w:eastAsia="Calibri" w:hAnsi="Courier New" w:cs="Courier New"/>
          <w:noProof/>
          <w:sz w:val="20"/>
          <w:szCs w:val="20"/>
        </w:rPr>
        <w:t xml:space="preserve"> dirent* dirEntry = NULL;</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struct</w:t>
      </w:r>
      <w:r>
        <w:rPr>
          <w:rFonts w:ascii="Courier New" w:eastAsia="Calibri" w:hAnsi="Courier New" w:cs="Courier New"/>
          <w:noProof/>
          <w:sz w:val="20"/>
          <w:szCs w:val="20"/>
        </w:rPr>
        <w:t xml:space="preserve"> stat buf;</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target = 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count = 0;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dummy = 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DIR* dir=NULL;</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(val == -1)</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lastRenderedPageBreak/>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printf(</w:t>
      </w:r>
      <w:r>
        <w:rPr>
          <w:rFonts w:ascii="Courier New" w:eastAsia="Calibri" w:hAnsi="Courier New" w:cs="Courier New"/>
          <w:noProof/>
          <w:color w:val="A31515"/>
          <w:sz w:val="20"/>
          <w:szCs w:val="20"/>
        </w:rPr>
        <w:t>"Getting resource usage for all the processes\n"</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else</w:t>
      </w: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(val == -2)</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printf(</w:t>
      </w:r>
      <w:r>
        <w:rPr>
          <w:rFonts w:ascii="Courier New" w:eastAsia="Calibri" w:hAnsi="Courier New" w:cs="Courier New"/>
          <w:noProof/>
          <w:color w:val="A31515"/>
          <w:sz w:val="20"/>
          <w:szCs w:val="20"/>
        </w:rPr>
        <w:t>"Getting resource usage for single process\n"</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color w:val="0000F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else</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printf(</w:t>
      </w:r>
      <w:r>
        <w:rPr>
          <w:rFonts w:ascii="Courier New" w:eastAsia="Calibri" w:hAnsi="Courier New" w:cs="Courier New"/>
          <w:noProof/>
          <w:color w:val="A31515"/>
          <w:sz w:val="20"/>
          <w:szCs w:val="20"/>
        </w:rPr>
        <w:t>"Getting resource usage for group of process\n"</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(val != -2)</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8000"/>
          <w:sz w:val="20"/>
          <w:szCs w:val="20"/>
        </w:rPr>
        <w:t>// find the pid's of all the current running processes</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dir = opendir(prefix);</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dirEntry = readdir(dir);</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printf(</w:t>
      </w:r>
      <w:r>
        <w:rPr>
          <w:rFonts w:ascii="Courier New" w:eastAsia="Calibri" w:hAnsi="Courier New" w:cs="Courier New"/>
          <w:noProof/>
          <w:color w:val="A31515"/>
          <w:sz w:val="20"/>
          <w:szCs w:val="20"/>
        </w:rPr>
        <w:t>"Entered proc directory\n"</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while</w:t>
      </w:r>
      <w:r>
        <w:rPr>
          <w:rFonts w:ascii="Courier New" w:eastAsia="Calibri" w:hAnsi="Courier New" w:cs="Courier New"/>
          <w:noProof/>
          <w:sz w:val="20"/>
          <w:szCs w:val="20"/>
        </w:rPr>
        <w:t xml:space="preserve">( dirEntry != NULL)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 is a number? (pid)</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 xml:space="preserve">//if (scanf(dirEntry-&gt;d_name, "%d", &amp;dummy) == 1) </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 get info about the node (file or folder)</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lstat(dirEntry-&gt;d_name, &amp;buf);</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 it must be a folder</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//if (buf.st_mode != S_IFDIR)</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//printf("Not a process 1\n");</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//continue;</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//printf("is it a folder");</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 check if it's owned by the uid you need</w:t>
      </w:r>
    </w:p>
    <w:p w:rsidR="00F66269" w:rsidRDefault="00F66269" w:rsidP="00F66269">
      <w:pPr>
        <w:autoSpaceDE w:val="0"/>
        <w:autoSpaceDN w:val="0"/>
        <w:adjustRightInd w:val="0"/>
        <w:rPr>
          <w:rFonts w:ascii="Courier New" w:eastAsia="Calibri" w:hAnsi="Courier New" w:cs="Courier New"/>
          <w:noProof/>
          <w:color w:val="008000"/>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(val == -1)</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(count &gt;= 999)</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break</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process_id = atoi(dirEntry-&gt;d_name);</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printf(</w:t>
      </w:r>
      <w:r>
        <w:rPr>
          <w:rFonts w:ascii="Courier New" w:eastAsia="Calibri" w:hAnsi="Courier New" w:cs="Courier New"/>
          <w:noProof/>
          <w:color w:val="A31515"/>
          <w:sz w:val="20"/>
          <w:szCs w:val="20"/>
        </w:rPr>
        <w:t>"1) Getting resource usage for the process = %d\n"</w:t>
      </w:r>
      <w:r>
        <w:rPr>
          <w:rFonts w:ascii="Courier New" w:eastAsia="Calibri" w:hAnsi="Courier New" w:cs="Courier New"/>
          <w:noProof/>
          <w:sz w:val="20"/>
          <w:szCs w:val="20"/>
        </w:rPr>
        <w:t>, process_id);</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count++;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color w:val="0000FF"/>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else</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process_id = atoi(dirEntry-&gt;d_name);</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(buf.st_uid != val)</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r>
      <w:r>
        <w:rPr>
          <w:rFonts w:ascii="Courier New" w:eastAsia="Calibri" w:hAnsi="Courier New" w:cs="Courier New"/>
          <w:noProof/>
          <w:sz w:val="20"/>
          <w:szCs w:val="20"/>
        </w:rPr>
        <w:tab/>
        <w:t>printf(</w:t>
      </w:r>
      <w:r>
        <w:rPr>
          <w:rFonts w:ascii="Courier New" w:eastAsia="Calibri" w:hAnsi="Courier New" w:cs="Courier New"/>
          <w:noProof/>
          <w:color w:val="A31515"/>
          <w:sz w:val="20"/>
          <w:szCs w:val="20"/>
        </w:rPr>
        <w:t>"Process %d doen not belong to group id %d\n"</w:t>
      </w:r>
      <w:r>
        <w:rPr>
          <w:rFonts w:ascii="Courier New" w:eastAsia="Calibri" w:hAnsi="Courier New" w:cs="Courier New"/>
          <w:noProof/>
          <w:sz w:val="20"/>
          <w:szCs w:val="20"/>
        </w:rPr>
        <w:t>, process_id, val);</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r>
      <w:r>
        <w:rPr>
          <w:rFonts w:ascii="Courier New" w:eastAsia="Calibri" w:hAnsi="Courier New" w:cs="Courier New"/>
          <w:noProof/>
          <w:sz w:val="20"/>
          <w:szCs w:val="20"/>
        </w:rPr>
        <w:tab/>
        <w:t>dirEntry = readdir(dir);</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continue</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sz w:val="20"/>
          <w:szCs w:val="20"/>
        </w:rPr>
        <w:tab/>
      </w:r>
      <w:r>
        <w:rPr>
          <w:rFonts w:ascii="Courier New" w:eastAsia="Calibri" w:hAnsi="Courier New" w:cs="Courier New"/>
          <w:noProof/>
          <w:sz w:val="20"/>
          <w:szCs w:val="20"/>
        </w:rPr>
        <w:tab/>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(count &gt;= 499)</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break</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lastRenderedPageBreak/>
        <w:tab/>
      </w: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printf(</w:t>
      </w:r>
      <w:r>
        <w:rPr>
          <w:rFonts w:ascii="Courier New" w:eastAsia="Calibri" w:hAnsi="Courier New" w:cs="Courier New"/>
          <w:noProof/>
          <w:color w:val="A31515"/>
          <w:sz w:val="20"/>
          <w:szCs w:val="20"/>
        </w:rPr>
        <w:t>"Process %d belongs to group id %d\n"</w:t>
      </w:r>
      <w:r>
        <w:rPr>
          <w:rFonts w:ascii="Courier New" w:eastAsia="Calibri" w:hAnsi="Courier New" w:cs="Courier New"/>
          <w:noProof/>
          <w:sz w:val="20"/>
          <w:szCs w:val="20"/>
        </w:rPr>
        <w:t>, process_id, val);</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count++;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w:t>
      </w:r>
      <w:r>
        <w:rPr>
          <w:rFonts w:ascii="Courier New" w:eastAsia="Calibri" w:hAnsi="Courier New" w:cs="Courier New"/>
          <w:noProof/>
          <w:sz w:val="20"/>
          <w:szCs w:val="20"/>
        </w:rPr>
        <w:tab/>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(process_id&lt;0)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printf(</w:t>
      </w:r>
      <w:r>
        <w:rPr>
          <w:rFonts w:ascii="Courier New" w:eastAsia="Calibri" w:hAnsi="Courier New" w:cs="Courier New"/>
          <w:noProof/>
          <w:color w:val="A31515"/>
          <w:sz w:val="20"/>
          <w:szCs w:val="20"/>
        </w:rPr>
        <w:t>"Not a process 2\n"</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dirEntry = readdir(dir);</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continue</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w:t>
      </w:r>
    </w:p>
    <w:p w:rsidR="00F66269" w:rsidRPr="006975A5" w:rsidRDefault="006975A5" w:rsidP="00F66269">
      <w:pPr>
        <w:autoSpaceDE w:val="0"/>
        <w:autoSpaceDN w:val="0"/>
        <w:adjustRightInd w:val="0"/>
        <w:rPr>
          <w:rFonts w:ascii="Courier New" w:eastAsia="Calibri" w:hAnsi="Courier New" w:cs="Courier New"/>
          <w:b/>
          <w:noProof/>
          <w:color w:val="008000"/>
          <w:sz w:val="20"/>
          <w:szCs w:val="20"/>
        </w:rPr>
      </w:pPr>
      <w:r>
        <w:rPr>
          <w:rFonts w:ascii="Courier New" w:eastAsia="Calibri" w:hAnsi="Courier New" w:cs="Courier New"/>
          <w:noProof/>
          <w:sz w:val="20"/>
          <w:szCs w:val="20"/>
        </w:rPr>
        <mc:AlternateContent>
          <mc:Choice Requires="wps">
            <w:drawing>
              <wp:anchor distT="0" distB="0" distL="114300" distR="114300" simplePos="0" relativeHeight="251754496" behindDoc="0" locked="0" layoutInCell="1" allowOverlap="1" wp14:anchorId="23171A47" wp14:editId="4857E4B1">
                <wp:simplePos x="0" y="0"/>
                <wp:positionH relativeFrom="column">
                  <wp:posOffset>-74599</wp:posOffset>
                </wp:positionH>
                <wp:positionV relativeFrom="paragraph">
                  <wp:posOffset>-3810</wp:posOffset>
                </wp:positionV>
                <wp:extent cx="5613400" cy="301625"/>
                <wp:effectExtent l="0" t="0" r="25400" b="22225"/>
                <wp:wrapNone/>
                <wp:docPr id="92" name="Rectangle 92"/>
                <wp:cNvGraphicFramePr/>
                <a:graphic xmlns:a="http://schemas.openxmlformats.org/drawingml/2006/main">
                  <a:graphicData uri="http://schemas.microsoft.com/office/word/2010/wordprocessingShape">
                    <wps:wsp>
                      <wps:cNvSpPr/>
                      <wps:spPr>
                        <a:xfrm>
                          <a:off x="0" y="0"/>
                          <a:ext cx="5613400" cy="301625"/>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2" o:spid="_x0000_s1026" style="position:absolute;margin-left:-5.85pt;margin-top:-.3pt;width:442pt;height:23.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" filled="f" strokecolor="#4f81bd [3204]" strokeweight="2pt"/>
            </w:pict>
          </mc:Fallback>
        </mc:AlternateContent>
      </w:r>
      <w:r w:rsidR="00F66269">
        <w:rPr>
          <w:rFonts w:ascii="Courier New" w:eastAsia="Calibri" w:hAnsi="Courier New" w:cs="Courier New"/>
          <w:noProof/>
          <w:sz w:val="20"/>
          <w:szCs w:val="20"/>
        </w:rPr>
        <w:tab/>
      </w:r>
      <w:r w:rsidR="00F66269" w:rsidRPr="006975A5">
        <w:rPr>
          <w:rFonts w:ascii="Courier New" w:eastAsia="Calibri" w:hAnsi="Courier New" w:cs="Courier New"/>
          <w:b/>
          <w:noProof/>
          <w:sz w:val="20"/>
          <w:szCs w:val="20"/>
        </w:rPr>
        <w:t xml:space="preserve">      returnVal = syscall(315, inWhat, processNum, &amp;info);</w:t>
      </w:r>
      <w:r w:rsidR="00F66269" w:rsidRPr="006975A5">
        <w:rPr>
          <w:rFonts w:ascii="Courier New" w:eastAsia="Calibri" w:hAnsi="Courier New" w:cs="Courier New"/>
          <w:b/>
          <w:noProof/>
          <w:color w:val="008000"/>
          <w:sz w:val="20"/>
          <w:szCs w:val="20"/>
        </w:rPr>
        <w:t>/// &lt;&lt;&lt;&lt;&lt;&lt;&lt;&lt;&lt;&lt;&lt;&lt;&lt;&lt;&lt;&lt;&lt;&lt;&lt;&lt;&lt;&lt;&lt;&lt;&lt;implemented system call</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 xml:space="preserve">          totMinPgFlt += usage.ru_minflt;</w:t>
      </w:r>
      <w:r>
        <w:rPr>
          <w:rFonts w:ascii="Courier New" w:eastAsia="Calibri" w:hAnsi="Courier New" w:cs="Courier New"/>
          <w:noProof/>
          <w:color w:val="008000"/>
          <w:sz w:val="20"/>
          <w:szCs w:val="20"/>
        </w:rPr>
        <w:t>// minor page faults: "page reclaims"</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totMajPgFlt += usage.ru_majflt; </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printf(</w:t>
      </w:r>
      <w:r>
        <w:rPr>
          <w:rFonts w:ascii="Courier New" w:eastAsia="Calibri" w:hAnsi="Courier New" w:cs="Courier New"/>
          <w:noProof/>
          <w:color w:val="A31515"/>
          <w:sz w:val="20"/>
          <w:szCs w:val="20"/>
        </w:rPr>
        <w:t>"Entered direc...\n"</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dirEntry = readdir(dir);</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(val == -2)</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process_id =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pid;</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printf(</w:t>
      </w:r>
      <w:r>
        <w:rPr>
          <w:rFonts w:ascii="Courier New" w:eastAsia="Calibri" w:hAnsi="Courier New" w:cs="Courier New"/>
          <w:noProof/>
          <w:color w:val="A31515"/>
          <w:sz w:val="20"/>
          <w:szCs w:val="20"/>
        </w:rPr>
        <w:t>"Getting resource usage for the process = %d\n"</w:t>
      </w:r>
      <w:r>
        <w:rPr>
          <w:rFonts w:ascii="Courier New" w:eastAsia="Calibri" w:hAnsi="Courier New" w:cs="Courier New"/>
          <w:noProof/>
          <w:sz w:val="20"/>
          <w:szCs w:val="20"/>
        </w:rPr>
        <w:t>, process_id);</w:t>
      </w:r>
    </w:p>
    <w:p w:rsidR="00F66269" w:rsidRDefault="006975A5"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mc:AlternateContent>
          <mc:Choice Requires="wps">
            <w:drawing>
              <wp:anchor distT="0" distB="0" distL="114300" distR="114300" simplePos="0" relativeHeight="251756544" behindDoc="0" locked="0" layoutInCell="1" allowOverlap="1" wp14:anchorId="6EED3E67" wp14:editId="1E7FE909">
                <wp:simplePos x="0" y="0"/>
                <wp:positionH relativeFrom="column">
                  <wp:posOffset>-49171</wp:posOffset>
                </wp:positionH>
                <wp:positionV relativeFrom="paragraph">
                  <wp:posOffset>128934</wp:posOffset>
                </wp:positionV>
                <wp:extent cx="5613400" cy="310100"/>
                <wp:effectExtent l="0" t="0" r="25400" b="13970"/>
                <wp:wrapNone/>
                <wp:docPr id="93" name="Rectangle 93"/>
                <wp:cNvGraphicFramePr/>
                <a:graphic xmlns:a="http://schemas.openxmlformats.org/drawingml/2006/main">
                  <a:graphicData uri="http://schemas.microsoft.com/office/word/2010/wordprocessingShape">
                    <wps:wsp>
                      <wps:cNvSpPr/>
                      <wps:spPr>
                        <a:xfrm>
                          <a:off x="0" y="0"/>
                          <a:ext cx="5613400" cy="310100"/>
                        </a:xfrm>
                        <a:prstGeom prst="rect">
                          <a:avLst/>
                        </a:prstGeom>
                        <a:noFill/>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3" o:spid="_x0000_s1026" style="position:absolute;margin-left:-3.85pt;margin-top:10.15pt;width:442pt;height:24.4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" filled="f" strokecolor="#4f81bd [3204]" strokeweight="2pt"/>
            </w:pict>
          </mc:Fallback>
        </mc:AlternateContent>
      </w:r>
      <w:r w:rsidR="00F66269">
        <w:rPr>
          <w:rFonts w:ascii="Courier New" w:eastAsia="Calibri" w:hAnsi="Courier New" w:cs="Courier New"/>
          <w:noProof/>
          <w:sz w:val="20"/>
          <w:szCs w:val="20"/>
        </w:rPr>
        <w:t xml:space="preserve">      </w:t>
      </w:r>
      <w:r w:rsidR="00F66269">
        <w:rPr>
          <w:rFonts w:ascii="Courier New" w:eastAsia="Calibri" w:hAnsi="Courier New" w:cs="Courier New"/>
          <w:noProof/>
          <w:color w:val="008000"/>
          <w:sz w:val="20"/>
          <w:szCs w:val="20"/>
        </w:rPr>
        <w:t>// find the resource usage for the specified process</w:t>
      </w:r>
    </w:p>
    <w:p w:rsidR="00F66269" w:rsidRPr="005D5EBB" w:rsidRDefault="00F66269" w:rsidP="00F66269">
      <w:pPr>
        <w:autoSpaceDE w:val="0"/>
        <w:autoSpaceDN w:val="0"/>
        <w:adjustRightInd w:val="0"/>
        <w:rPr>
          <w:rFonts w:ascii="Courier New" w:eastAsia="Calibri" w:hAnsi="Courier New" w:cs="Courier New"/>
          <w:b/>
          <w:noProof/>
          <w:color w:val="008000"/>
          <w:sz w:val="20"/>
          <w:szCs w:val="20"/>
        </w:rPr>
      </w:pPr>
      <w:r>
        <w:rPr>
          <w:rFonts w:ascii="Courier New" w:eastAsia="Calibri" w:hAnsi="Courier New" w:cs="Courier New"/>
          <w:noProof/>
          <w:sz w:val="20"/>
          <w:szCs w:val="20"/>
        </w:rPr>
        <w:t xml:space="preserve">      </w:t>
      </w:r>
      <w:r w:rsidRPr="005D5EBB">
        <w:rPr>
          <w:rFonts w:ascii="Courier New" w:eastAsia="Calibri" w:hAnsi="Courier New" w:cs="Courier New"/>
          <w:b/>
          <w:noProof/>
          <w:sz w:val="20"/>
          <w:szCs w:val="20"/>
        </w:rPr>
        <w:t>returnVal = syscall(315, inWhat, processNum, &amp;info);</w:t>
      </w:r>
      <w:r w:rsidRPr="005D5EBB">
        <w:rPr>
          <w:rFonts w:ascii="Courier New" w:eastAsia="Calibri" w:hAnsi="Courier New" w:cs="Courier New"/>
          <w:b/>
          <w:noProof/>
          <w:color w:val="008000"/>
          <w:sz w:val="20"/>
          <w:szCs w:val="20"/>
        </w:rPr>
        <w:t>/// &lt;&lt;&lt;&lt;&lt;&lt;&lt;&lt;&lt;&lt;&lt;&lt;&lt;&lt;&lt;&lt;&lt;&lt;&lt;&lt;&lt;&lt;&lt;&lt;&lt;implemented system call</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 xml:space="preserve">      totMinPgFlt = usage.ru_minflt;</w:t>
      </w:r>
      <w:r>
        <w:rPr>
          <w:rFonts w:ascii="Courier New" w:eastAsia="Calibri" w:hAnsi="Courier New" w:cs="Courier New"/>
          <w:noProof/>
          <w:color w:val="008000"/>
          <w:sz w:val="20"/>
          <w:szCs w:val="20"/>
        </w:rPr>
        <w:t>// minor page faults: "page reclaims"</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totMajPgFlt = usage.ru_majflt;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count = 1;</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info-&gt;majPgFault = totMinPgFlt;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info-&gt;minPgFault = totMajPgFlt;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info-&gt;numberofProc = count;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color w:val="0000FF"/>
          <w:sz w:val="20"/>
          <w:szCs w:val="20"/>
        </w:rPr>
        <w:t>return</w:t>
      </w:r>
      <w:r>
        <w:rPr>
          <w:rFonts w:ascii="Courier New" w:eastAsia="Calibri" w:hAnsi="Courier New" w:cs="Courier New"/>
          <w:noProof/>
          <w:sz w:val="20"/>
          <w:szCs w:val="20"/>
        </w:rPr>
        <w:t xml:space="preserve"> 21;</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main(</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argc, </w:t>
      </w:r>
      <w:r>
        <w:rPr>
          <w:rFonts w:ascii="Courier New" w:eastAsia="Calibri" w:hAnsi="Courier New" w:cs="Courier New"/>
          <w:noProof/>
          <w:color w:val="0000FF"/>
          <w:sz w:val="20"/>
          <w:szCs w:val="20"/>
        </w:rPr>
        <w:t>char</w:t>
      </w:r>
      <w:r>
        <w:rPr>
          <w:rFonts w:ascii="Courier New" w:eastAsia="Calibri" w:hAnsi="Courier New" w:cs="Courier New"/>
          <w:noProof/>
          <w:sz w:val="20"/>
          <w:szCs w:val="20"/>
        </w:rPr>
        <w:t>** argv)</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w:t>
      </w:r>
    </w:p>
    <w:p w:rsidR="00F66269" w:rsidRDefault="00980A2E"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mc:AlternateContent>
          <mc:Choice Requires="wps">
            <w:drawing>
              <wp:anchor distT="0" distB="0" distL="114300" distR="114300" simplePos="0" relativeHeight="251759616" behindDoc="0" locked="0" layoutInCell="1" allowOverlap="1" wp14:anchorId="2C1BBC3D" wp14:editId="3F112BF4">
                <wp:simplePos x="0" y="0"/>
                <wp:positionH relativeFrom="column">
                  <wp:posOffset>4267835</wp:posOffset>
                </wp:positionH>
                <wp:positionV relativeFrom="paragraph">
                  <wp:posOffset>5715</wp:posOffset>
                </wp:positionV>
                <wp:extent cx="2186305" cy="787400"/>
                <wp:effectExtent l="0" t="0" r="23495" b="12700"/>
                <wp:wrapNone/>
                <wp:docPr id="96" name="Rectangle 96"/>
                <wp:cNvGraphicFramePr/>
                <a:graphic xmlns:a="http://schemas.openxmlformats.org/drawingml/2006/main">
                  <a:graphicData uri="http://schemas.microsoft.com/office/word/2010/wordprocessingShape">
                    <wps:wsp>
                      <wps:cNvSpPr/>
                      <wps:spPr>
                        <a:xfrm>
                          <a:off x="0" y="0"/>
                          <a:ext cx="2186305" cy="787400"/>
                        </a:xfrm>
                        <a:prstGeom prst="rect">
                          <a:avLst/>
                        </a:prstGeom>
                      </wps:spPr>
                      <wps:style>
                        <a:lnRef idx="2">
                          <a:schemeClr val="accent2"/>
                        </a:lnRef>
                        <a:fillRef idx="1">
                          <a:schemeClr val="lt1"/>
                        </a:fillRef>
                        <a:effectRef idx="0">
                          <a:schemeClr val="accent2"/>
                        </a:effectRef>
                        <a:fontRef idx="minor">
                          <a:schemeClr val="dk1"/>
                        </a:fontRef>
                      </wps:style>
                      <wps:txbx>
                        <w:txbxContent>
                          <w:p w:rsidR="00930FB1" w:rsidRDefault="00930FB1" w:rsidP="00980A2E">
                            <w:pPr>
                              <w:jc w:val="center"/>
                            </w:pPr>
                            <w:r>
                              <w:t xml:space="preserve">Getting the process id of the current </w:t>
                            </w:r>
                            <w:proofErr w:type="gramStart"/>
                            <w:r>
                              <w:t>process(</w:t>
                            </w:r>
                            <w:proofErr w:type="spellStart"/>
                            <w:proofErr w:type="gramEnd"/>
                            <w:r>
                              <w:t>val</w:t>
                            </w:r>
                            <w:proofErr w:type="spellEnd"/>
                            <w:r>
                              <w:t xml:space="preserve">=-2) </w:t>
                            </w:r>
                            <w:r w:rsidRPr="00980A2E">
                              <w:rPr>
                                <w:b/>
                              </w:rPr>
                              <w:t>OR</w:t>
                            </w:r>
                            <w:r>
                              <w:rPr>
                                <w:b/>
                              </w:rPr>
                              <w:t xml:space="preserve"> </w:t>
                            </w:r>
                            <w:r>
                              <w:t>group</w:t>
                            </w:r>
                            <w:r w:rsidRPr="00980A2E">
                              <w:t xml:space="preserve"> id(</w:t>
                            </w:r>
                            <w:r>
                              <w:t>1000=Kushal group id)</w:t>
                            </w:r>
                          </w:p>
                          <w:p w:rsidR="00930FB1" w:rsidRDefault="00930FB1" w:rsidP="00980A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93" style="position:absolute;margin-left:336.05pt;margin-top:.45pt;width:172.15pt;height:62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" fillcolor="white [3201]" strokecolor="#c0504d [3205]" strokeweight="2pt">
                <v:textbox>
                  <w:txbxContent>
                    <w:p w:rsidR="00930FB1" w:rsidRDefault="00930FB1" w:rsidP="00980A2E">
                      <w:pPr>
                        <w:jc w:val="center"/>
                      </w:pPr>
                      <w:r>
                        <w:t xml:space="preserve">Getting the process id of the current </w:t>
                      </w:r>
                      <w:proofErr w:type="gramStart"/>
                      <w:r>
                        <w:t>process(</w:t>
                      </w:r>
                      <w:proofErr w:type="spellStart"/>
                      <w:proofErr w:type="gramEnd"/>
                      <w:r>
                        <w:t>val</w:t>
                      </w:r>
                      <w:proofErr w:type="spellEnd"/>
                      <w:r>
                        <w:t xml:space="preserve">=-2) </w:t>
                      </w:r>
                      <w:r w:rsidRPr="00980A2E">
                        <w:rPr>
                          <w:b/>
                        </w:rPr>
                        <w:t>OR</w:t>
                      </w:r>
                      <w:r>
                        <w:rPr>
                          <w:b/>
                        </w:rPr>
                        <w:t xml:space="preserve"> </w:t>
                      </w:r>
                      <w:r>
                        <w:t>group</w:t>
                      </w:r>
                      <w:r w:rsidRPr="00980A2E">
                        <w:t xml:space="preserve"> id(</w:t>
                      </w:r>
                      <w:r>
                        <w:t>1000=Kushal group id)</w:t>
                      </w:r>
                    </w:p>
                    <w:p w:rsidR="00930FB1" w:rsidRDefault="00930FB1" w:rsidP="00980A2E">
                      <w:pPr>
                        <w:jc w:val="center"/>
                      </w:pPr>
                    </w:p>
                  </w:txbxContent>
                </v:textbox>
              </v:rect>
            </w:pict>
          </mc:Fallback>
        </mc:AlternateContent>
      </w:r>
      <w:r w:rsidR="007E28ED">
        <w:rPr>
          <w:rFonts w:ascii="Courier New" w:eastAsia="Calibri" w:hAnsi="Courier New" w:cs="Courier New"/>
          <w:noProof/>
          <w:sz w:val="20"/>
          <w:szCs w:val="20"/>
        </w:rPr>
        <mc:AlternateContent>
          <mc:Choice Requires="wps">
            <w:drawing>
              <wp:anchor distT="0" distB="0" distL="114300" distR="114300" simplePos="0" relativeHeight="251757568" behindDoc="0" locked="0" layoutInCell="1" allowOverlap="1" wp14:anchorId="10D00789" wp14:editId="17BDC8B8">
                <wp:simplePos x="0" y="0"/>
                <wp:positionH relativeFrom="column">
                  <wp:posOffset>93952</wp:posOffset>
                </wp:positionH>
                <wp:positionV relativeFrom="paragraph">
                  <wp:posOffset>102207</wp:posOffset>
                </wp:positionV>
                <wp:extent cx="3101009" cy="214686"/>
                <wp:effectExtent l="0" t="0" r="23495" b="13970"/>
                <wp:wrapNone/>
                <wp:docPr id="94" name="Rectangle 94"/>
                <wp:cNvGraphicFramePr/>
                <a:graphic xmlns:a="http://schemas.openxmlformats.org/drawingml/2006/main">
                  <a:graphicData uri="http://schemas.microsoft.com/office/word/2010/wordprocessingShape">
                    <wps:wsp>
                      <wps:cNvSpPr/>
                      <wps:spPr>
                        <a:xfrm>
                          <a:off x="0" y="0"/>
                          <a:ext cx="3101009" cy="214686"/>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4" o:spid="_x0000_s1026" style="position:absolute;margin-left:7.4pt;margin-top:8.05pt;width:244.15pt;height:16.9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" filled="f" strokecolor="#f79646 [3209]" strokeweight="2pt"/>
            </w:pict>
          </mc:Fallback>
        </mc:AlternateContent>
      </w:r>
      <w:r w:rsidR="00F66269">
        <w:rPr>
          <w:rFonts w:ascii="Courier New" w:eastAsia="Calibri" w:hAnsi="Courier New" w:cs="Courier New"/>
          <w:noProof/>
          <w:sz w:val="20"/>
          <w:szCs w:val="20"/>
        </w:rPr>
        <w:t xml:space="preserve">  </w:t>
      </w:r>
    </w:p>
    <w:p w:rsidR="00F66269" w:rsidRDefault="007E28ED"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mc:AlternateContent>
          <mc:Choice Requires="wps">
            <w:drawing>
              <wp:anchor distT="0" distB="0" distL="114300" distR="114300" simplePos="0" relativeHeight="251758592" behindDoc="0" locked="0" layoutInCell="1" allowOverlap="1" wp14:anchorId="66CA0C4A" wp14:editId="70465DBA">
                <wp:simplePos x="0" y="0"/>
                <wp:positionH relativeFrom="column">
                  <wp:posOffset>3250620</wp:posOffset>
                </wp:positionH>
                <wp:positionV relativeFrom="paragraph">
                  <wp:posOffset>46163</wp:posOffset>
                </wp:positionV>
                <wp:extent cx="962108" cy="127164"/>
                <wp:effectExtent l="38100" t="76200" r="28575" b="25400"/>
                <wp:wrapNone/>
                <wp:docPr id="95" name="Straight Arrow Connector 95"/>
                <wp:cNvGraphicFramePr/>
                <a:graphic xmlns:a="http://schemas.openxmlformats.org/drawingml/2006/main">
                  <a:graphicData uri="http://schemas.microsoft.com/office/word/2010/wordprocessingShape">
                    <wps:wsp>
                      <wps:cNvCnPr/>
                      <wps:spPr>
                        <a:xfrm flipH="1" flipV="1">
                          <a:off x="0" y="0"/>
                          <a:ext cx="962108" cy="12716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255.95pt;margin-top:3.65pt;width:75.75pt;height:10pt;flip:x y;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" strokecolor="#4579b8 [3044]">
                <v:stroke endarrow="open"/>
              </v:shape>
            </w:pict>
          </mc:Fallback>
        </mc:AlternateContent>
      </w:r>
      <w:r w:rsidR="00F66269">
        <w:rPr>
          <w:rFonts w:ascii="Courier New" w:eastAsia="Calibri" w:hAnsi="Courier New" w:cs="Courier New"/>
          <w:noProof/>
          <w:sz w:val="20"/>
          <w:szCs w:val="20"/>
        </w:rPr>
        <w:t xml:space="preserve">  </w:t>
      </w:r>
      <w:r w:rsidR="00F66269">
        <w:rPr>
          <w:rFonts w:ascii="Courier New" w:eastAsia="Calibri" w:hAnsi="Courier New" w:cs="Courier New"/>
          <w:noProof/>
          <w:color w:val="0000FF"/>
          <w:sz w:val="20"/>
          <w:szCs w:val="20"/>
        </w:rPr>
        <w:t>int</w:t>
      </w:r>
      <w:r w:rsidR="00F66269">
        <w:rPr>
          <w:rFonts w:ascii="Courier New" w:eastAsia="Calibri" w:hAnsi="Courier New" w:cs="Courier New"/>
          <w:noProof/>
          <w:sz w:val="20"/>
          <w:szCs w:val="20"/>
        </w:rPr>
        <w:t xml:space="preserve"> processNum = getpid();</w:t>
      </w:r>
      <w:r w:rsidR="009F18A8">
        <w:rPr>
          <w:rFonts w:ascii="Courier New" w:eastAsia="Calibri" w:hAnsi="Courier New" w:cs="Courier New"/>
          <w:noProof/>
          <w:sz w:val="20"/>
          <w:szCs w:val="20"/>
        </w:rPr>
        <w:t>//1000;//0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inWhat = -2;</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returnVal = 1;</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struct</w:t>
      </w:r>
      <w:r>
        <w:rPr>
          <w:rFonts w:ascii="Courier New" w:eastAsia="Calibri" w:hAnsi="Courier New" w:cs="Courier New"/>
          <w:noProof/>
          <w:sz w:val="20"/>
          <w:szCs w:val="20"/>
        </w:rPr>
        <w:t xml:space="preserve"> pf_info_struct info;</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loop1 = 0;</w:t>
      </w:r>
    </w:p>
    <w:p w:rsidR="00F66269" w:rsidRDefault="00980A2E"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mc:AlternateContent>
          <mc:Choice Requires="wps">
            <w:drawing>
              <wp:anchor distT="0" distB="0" distL="114300" distR="114300" simplePos="0" relativeHeight="251762688" behindDoc="0" locked="0" layoutInCell="1" allowOverlap="1" wp14:anchorId="5686A985" wp14:editId="07224463">
                <wp:simplePos x="0" y="0"/>
                <wp:positionH relativeFrom="column">
                  <wp:posOffset>4419462</wp:posOffset>
                </wp:positionH>
                <wp:positionV relativeFrom="paragraph">
                  <wp:posOffset>129788</wp:posOffset>
                </wp:positionV>
                <wp:extent cx="2186305" cy="1017767"/>
                <wp:effectExtent l="0" t="0" r="23495" b="11430"/>
                <wp:wrapNone/>
                <wp:docPr id="98" name="Rectangle 98"/>
                <wp:cNvGraphicFramePr/>
                <a:graphic xmlns:a="http://schemas.openxmlformats.org/drawingml/2006/main">
                  <a:graphicData uri="http://schemas.microsoft.com/office/word/2010/wordprocessingShape">
                    <wps:wsp>
                      <wps:cNvSpPr/>
                      <wps:spPr>
                        <a:xfrm>
                          <a:off x="0" y="0"/>
                          <a:ext cx="2186305" cy="1017767"/>
                        </a:xfrm>
                        <a:prstGeom prst="rect">
                          <a:avLst/>
                        </a:prstGeom>
                      </wps:spPr>
                      <wps:style>
                        <a:lnRef idx="2">
                          <a:schemeClr val="accent2"/>
                        </a:lnRef>
                        <a:fillRef idx="1">
                          <a:schemeClr val="lt1"/>
                        </a:fillRef>
                        <a:effectRef idx="0">
                          <a:schemeClr val="accent2"/>
                        </a:effectRef>
                        <a:fontRef idx="minor">
                          <a:schemeClr val="dk1"/>
                        </a:fontRef>
                      </wps:style>
                      <wps:txbx>
                        <w:txbxContent>
                          <w:p w:rsidR="00930FB1" w:rsidRDefault="00930FB1" w:rsidP="00980A2E">
                            <w:pPr>
                              <w:jc w:val="center"/>
                            </w:pPr>
                            <w:r>
                              <w:t xml:space="preserve">Opening an example </w:t>
                            </w:r>
                            <w:proofErr w:type="gramStart"/>
                            <w:r>
                              <w:t>file(</w:t>
                            </w:r>
                            <w:proofErr w:type="gramEnd"/>
                            <w:r>
                              <w:t xml:space="preserve"> in this case “</w:t>
                            </w:r>
                            <w:proofErr w:type="spellStart"/>
                            <w:r>
                              <w:t>config.out</w:t>
                            </w:r>
                            <w:proofErr w:type="spellEnd"/>
                            <w:r>
                              <w:t xml:space="preserve">” is taken as the example file because it has lot of contents. Also allocating1GB of memory </w:t>
                            </w:r>
                          </w:p>
                          <w:p w:rsidR="00930FB1" w:rsidRDefault="00930FB1" w:rsidP="00980A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8" o:spid="_x0000_s1094" style="position:absolute;margin-left:348pt;margin-top:10.2pt;width:172.15pt;height:80.15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" fillcolor="white [3201]" strokecolor="#c0504d [3205]" strokeweight="2pt">
                <v:textbox>
                  <w:txbxContent>
                    <w:p w:rsidR="00930FB1" w:rsidRDefault="00930FB1" w:rsidP="00980A2E">
                      <w:pPr>
                        <w:jc w:val="center"/>
                      </w:pPr>
                      <w:r>
                        <w:t xml:space="preserve">Opening an example </w:t>
                      </w:r>
                      <w:proofErr w:type="gramStart"/>
                      <w:r>
                        <w:t>file(</w:t>
                      </w:r>
                      <w:proofErr w:type="gramEnd"/>
                      <w:r>
                        <w:t xml:space="preserve"> in this case “</w:t>
                      </w:r>
                      <w:proofErr w:type="spellStart"/>
                      <w:r>
                        <w:t>config.out</w:t>
                      </w:r>
                      <w:proofErr w:type="spellEnd"/>
                      <w:r>
                        <w:t xml:space="preserve">” is taken as the example file because it has lot of contents. Also allocating1GB of memory </w:t>
                      </w:r>
                    </w:p>
                    <w:p w:rsidR="00930FB1" w:rsidRDefault="00930FB1" w:rsidP="00980A2E">
                      <w:pPr>
                        <w:jc w:val="center"/>
                      </w:pPr>
                    </w:p>
                  </w:txbxContent>
                </v:textbox>
              </v:rect>
            </w:pict>
          </mc:Fallback>
        </mc:AlternateConten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FILE* fp;</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char</w:t>
      </w:r>
      <w:r>
        <w:rPr>
          <w:rFonts w:ascii="Courier New" w:eastAsia="Calibri" w:hAnsi="Courier New" w:cs="Courier New"/>
          <w:noProof/>
          <w:sz w:val="20"/>
          <w:szCs w:val="20"/>
        </w:rPr>
        <w:t xml:space="preserve"> ch;</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int</w:t>
      </w:r>
      <w:r>
        <w:rPr>
          <w:rFonts w:ascii="Courier New" w:eastAsia="Calibri" w:hAnsi="Courier New" w:cs="Courier New"/>
          <w:noProof/>
          <w:sz w:val="20"/>
          <w:szCs w:val="20"/>
        </w:rPr>
        <w:t xml:space="preserve"> count  = 100000000;</w:t>
      </w:r>
    </w:p>
    <w:p w:rsidR="00F66269" w:rsidRDefault="00980A2E"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mc:AlternateContent>
          <mc:Choice Requires="wps">
            <w:drawing>
              <wp:anchor distT="0" distB="0" distL="114300" distR="114300" simplePos="0" relativeHeight="251766784" behindDoc="0" locked="0" layoutInCell="1" allowOverlap="1" wp14:anchorId="48A6411D" wp14:editId="2D1CC363">
                <wp:simplePos x="0" y="0"/>
                <wp:positionH relativeFrom="column">
                  <wp:posOffset>3767455</wp:posOffset>
                </wp:positionH>
                <wp:positionV relativeFrom="paragraph">
                  <wp:posOffset>87216</wp:posOffset>
                </wp:positionV>
                <wp:extent cx="563935" cy="103367"/>
                <wp:effectExtent l="38100" t="76200" r="26670" b="30480"/>
                <wp:wrapNone/>
                <wp:docPr id="100" name="Straight Arrow Connector 100"/>
                <wp:cNvGraphicFramePr/>
                <a:graphic xmlns:a="http://schemas.openxmlformats.org/drawingml/2006/main">
                  <a:graphicData uri="http://schemas.microsoft.com/office/word/2010/wordprocessingShape">
                    <wps:wsp>
                      <wps:cNvCnPr/>
                      <wps:spPr>
                        <a:xfrm flipH="1" flipV="1">
                          <a:off x="0" y="0"/>
                          <a:ext cx="563935" cy="1033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0" o:spid="_x0000_s1026" type="#_x0000_t32" style="position:absolute;margin-left:296.65pt;margin-top:6.85pt;width:44.4pt;height:8.15pt;flip:x 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" strokecolor="#4579b8 [3044]">
                <v:stroke endarrow="open"/>
              </v:shape>
            </w:pict>
          </mc:Fallback>
        </mc:AlternateContent>
      </w:r>
      <w:r w:rsidR="00F66269">
        <w:rPr>
          <w:rFonts w:ascii="Courier New" w:eastAsia="Calibri" w:hAnsi="Courier New" w:cs="Courier New"/>
          <w:noProof/>
          <w:sz w:val="20"/>
          <w:szCs w:val="20"/>
        </w:rPr>
        <w:t xml:space="preserve">  </w:t>
      </w:r>
      <w:r w:rsidR="00F66269">
        <w:rPr>
          <w:rFonts w:ascii="Courier New" w:eastAsia="Calibri" w:hAnsi="Courier New" w:cs="Courier New"/>
          <w:noProof/>
          <w:color w:val="0000FF"/>
          <w:sz w:val="20"/>
          <w:szCs w:val="20"/>
        </w:rPr>
        <w:t>char</w:t>
      </w:r>
      <w:r w:rsidR="00F66269">
        <w:rPr>
          <w:rFonts w:ascii="Courier New" w:eastAsia="Calibri" w:hAnsi="Courier New" w:cs="Courier New"/>
          <w:noProof/>
          <w:sz w:val="20"/>
          <w:szCs w:val="20"/>
        </w:rPr>
        <w:t>* str =(</w:t>
      </w:r>
      <w:r w:rsidR="00F66269">
        <w:rPr>
          <w:rFonts w:ascii="Courier New" w:eastAsia="Calibri" w:hAnsi="Courier New" w:cs="Courier New"/>
          <w:noProof/>
          <w:color w:val="0000FF"/>
          <w:sz w:val="20"/>
          <w:szCs w:val="20"/>
        </w:rPr>
        <w:t>char</w:t>
      </w:r>
      <w:r w:rsidR="00F66269">
        <w:rPr>
          <w:rFonts w:ascii="Courier New" w:eastAsia="Calibri" w:hAnsi="Courier New" w:cs="Courier New"/>
          <w:noProof/>
          <w:sz w:val="20"/>
          <w:szCs w:val="20"/>
        </w:rPr>
        <w:t>*) malloc (count*</w:t>
      </w:r>
      <w:r w:rsidR="00F66269">
        <w:rPr>
          <w:rFonts w:ascii="Courier New" w:eastAsia="Calibri" w:hAnsi="Courier New" w:cs="Courier New"/>
          <w:noProof/>
          <w:color w:val="0000FF"/>
          <w:sz w:val="20"/>
          <w:szCs w:val="20"/>
        </w:rPr>
        <w:t>sizeof</w:t>
      </w:r>
      <w:r w:rsidR="00F66269">
        <w:rPr>
          <w:rFonts w:ascii="Courier New" w:eastAsia="Calibri" w:hAnsi="Courier New" w:cs="Courier New"/>
          <w:noProof/>
          <w:sz w:val="20"/>
          <w:szCs w:val="20"/>
        </w:rPr>
        <w:t>(</w:t>
      </w:r>
      <w:r w:rsidR="00F66269">
        <w:rPr>
          <w:rFonts w:ascii="Courier New" w:eastAsia="Calibri" w:hAnsi="Courier New" w:cs="Courier New"/>
          <w:noProof/>
          <w:color w:val="0000FF"/>
          <w:sz w:val="20"/>
          <w:szCs w:val="20"/>
        </w:rPr>
        <w:t>char</w:t>
      </w:r>
      <w:r w:rsidR="00F66269">
        <w:rPr>
          <w:rFonts w:ascii="Courier New" w:eastAsia="Calibri" w:hAnsi="Courier New" w:cs="Courier New"/>
          <w:noProof/>
          <w:sz w:val="20"/>
          <w:szCs w:val="20"/>
        </w:rPr>
        <w:t>));</w:t>
      </w:r>
    </w:p>
    <w:p w:rsidR="00F66269" w:rsidRDefault="00980A2E"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mc:AlternateContent>
          <mc:Choice Requires="wps">
            <w:drawing>
              <wp:anchor distT="0" distB="0" distL="114300" distR="114300" simplePos="0" relativeHeight="251760640" behindDoc="0" locked="0" layoutInCell="1" allowOverlap="1" wp14:anchorId="43807C3D" wp14:editId="332B10BE">
                <wp:simplePos x="0" y="0"/>
                <wp:positionH relativeFrom="column">
                  <wp:posOffset>93952</wp:posOffset>
                </wp:positionH>
                <wp:positionV relativeFrom="paragraph">
                  <wp:posOffset>110048</wp:posOffset>
                </wp:positionV>
                <wp:extent cx="3100705" cy="214685"/>
                <wp:effectExtent l="0" t="0" r="23495" b="13970"/>
                <wp:wrapNone/>
                <wp:docPr id="97" name="Rectangle 97"/>
                <wp:cNvGraphicFramePr/>
                <a:graphic xmlns:a="http://schemas.openxmlformats.org/drawingml/2006/main">
                  <a:graphicData uri="http://schemas.microsoft.com/office/word/2010/wordprocessingShape">
                    <wps:wsp>
                      <wps:cNvSpPr/>
                      <wps:spPr>
                        <a:xfrm>
                          <a:off x="0" y="0"/>
                          <a:ext cx="3100705" cy="214685"/>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7" o:spid="_x0000_s1026" style="position:absolute;margin-left:7.4pt;margin-top:8.65pt;width:244.15pt;height:16.9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" filled="f" strokecolor="#f79646 [3209]" strokeweight="2pt"/>
            </w:pict>
          </mc:Fallback>
        </mc:AlternateContent>
      </w:r>
      <w:r w:rsidR="00F66269">
        <w:rPr>
          <w:rFonts w:ascii="Courier New" w:eastAsia="Calibri" w:hAnsi="Courier New" w:cs="Courier New"/>
          <w:noProof/>
          <w:sz w:val="20"/>
          <w:szCs w:val="20"/>
        </w:rPr>
        <w:t xml:space="preserve">  </w:t>
      </w:r>
      <w:r w:rsidR="00F66269">
        <w:rPr>
          <w:rFonts w:ascii="Courier New" w:eastAsia="Calibri" w:hAnsi="Courier New" w:cs="Courier New"/>
          <w:noProof/>
          <w:color w:val="0000FF"/>
          <w:sz w:val="20"/>
          <w:szCs w:val="20"/>
        </w:rPr>
        <w:t>int</w:t>
      </w:r>
      <w:r w:rsidR="00F66269">
        <w:rPr>
          <w:rFonts w:ascii="Courier New" w:eastAsia="Calibri" w:hAnsi="Courier New" w:cs="Courier New"/>
          <w:noProof/>
          <w:sz w:val="20"/>
          <w:szCs w:val="20"/>
        </w:rPr>
        <w:t xml:space="preserve"> loop = 0;</w:t>
      </w:r>
      <w:r w:rsidRPr="00980A2E">
        <w:rPr>
          <w:rFonts w:ascii="Courier New" w:eastAsia="Calibri" w:hAnsi="Courier New" w:cs="Courier New"/>
          <w:noProof/>
          <w:sz w:val="20"/>
          <w:szCs w:val="20"/>
        </w:rPr>
        <w:t xml:space="preserve"> </w:t>
      </w:r>
    </w:p>
    <w:p w:rsidR="00F66269" w:rsidRDefault="00980A2E"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mc:AlternateContent>
          <mc:Choice Requires="wps">
            <w:drawing>
              <wp:anchor distT="0" distB="0" distL="114300" distR="114300" simplePos="0" relativeHeight="251764736" behindDoc="0" locked="0" layoutInCell="1" allowOverlap="1" wp14:anchorId="162E2809" wp14:editId="03C2A10A">
                <wp:simplePos x="0" y="0"/>
                <wp:positionH relativeFrom="column">
                  <wp:posOffset>3250621</wp:posOffset>
                </wp:positionH>
                <wp:positionV relativeFrom="paragraph">
                  <wp:posOffset>14246</wp:posOffset>
                </wp:positionV>
                <wp:extent cx="1081377" cy="39757"/>
                <wp:effectExtent l="38100" t="57150" r="0" b="113030"/>
                <wp:wrapNone/>
                <wp:docPr id="99" name="Straight Arrow Connector 99"/>
                <wp:cNvGraphicFramePr/>
                <a:graphic xmlns:a="http://schemas.openxmlformats.org/drawingml/2006/main">
                  <a:graphicData uri="http://schemas.microsoft.com/office/word/2010/wordprocessingShape">
                    <wps:wsp>
                      <wps:cNvCnPr/>
                      <wps:spPr>
                        <a:xfrm flipH="1">
                          <a:off x="0" y="0"/>
                          <a:ext cx="1081377" cy="3975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9" o:spid="_x0000_s1026" type="#_x0000_t32" style="position:absolute;margin-left:255.95pt;margin-top:1.1pt;width:85.15pt;height:3.15pt;flip:x;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" strokecolor="#4579b8 [3044]">
                <v:stroke endarrow="open"/>
              </v:shape>
            </w:pict>
          </mc:Fallback>
        </mc:AlternateContent>
      </w:r>
      <w:r w:rsidR="00F66269">
        <w:rPr>
          <w:rFonts w:ascii="Courier New" w:eastAsia="Calibri" w:hAnsi="Courier New" w:cs="Courier New"/>
          <w:noProof/>
          <w:sz w:val="20"/>
          <w:szCs w:val="20"/>
        </w:rPr>
        <w:t xml:space="preserve">  FILE* fpOut = fopen(</w:t>
      </w:r>
      <w:r w:rsidR="00F66269">
        <w:rPr>
          <w:rFonts w:ascii="Courier New" w:eastAsia="Calibri" w:hAnsi="Courier New" w:cs="Courier New"/>
          <w:noProof/>
          <w:color w:val="A31515"/>
          <w:sz w:val="20"/>
          <w:szCs w:val="20"/>
        </w:rPr>
        <w:t>"config.out"</w:t>
      </w:r>
      <w:r w:rsidR="00F66269">
        <w:rPr>
          <w:rFonts w:ascii="Courier New" w:eastAsia="Calibri" w:hAnsi="Courier New" w:cs="Courier New"/>
          <w:noProof/>
          <w:sz w:val="20"/>
          <w:szCs w:val="20"/>
        </w:rPr>
        <w:t xml:space="preserve">, </w:t>
      </w:r>
      <w:r w:rsidR="00F66269">
        <w:rPr>
          <w:rFonts w:ascii="Courier New" w:eastAsia="Calibri" w:hAnsi="Courier New" w:cs="Courier New"/>
          <w:noProof/>
          <w:color w:val="A31515"/>
          <w:sz w:val="20"/>
          <w:szCs w:val="20"/>
        </w:rPr>
        <w:t>"w"</w:t>
      </w:r>
      <w:r w:rsidR="00F66269">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printf(</w:t>
      </w:r>
      <w:r>
        <w:rPr>
          <w:rFonts w:ascii="Courier New" w:eastAsia="Calibri" w:hAnsi="Courier New" w:cs="Courier New"/>
          <w:noProof/>
          <w:color w:val="A31515"/>
          <w:sz w:val="20"/>
          <w:szCs w:val="20"/>
        </w:rPr>
        <w:t>"program running."</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lastRenderedPageBreak/>
        <w:t xml:space="preserve">  FILE* fpRes = fopen(</w:t>
      </w:r>
      <w:r>
        <w:rPr>
          <w:rFonts w:ascii="Courier New" w:eastAsia="Calibri" w:hAnsi="Courier New" w:cs="Courier New"/>
          <w:noProof/>
          <w:color w:val="A31515"/>
          <w:sz w:val="20"/>
          <w:szCs w:val="20"/>
        </w:rPr>
        <w:t>"results.txt"</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"w"</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printf(</w:t>
      </w:r>
      <w:r>
        <w:rPr>
          <w:rFonts w:ascii="Courier New" w:eastAsia="Calibri" w:hAnsi="Courier New" w:cs="Courier New"/>
          <w:noProof/>
          <w:color w:val="A31515"/>
          <w:sz w:val="20"/>
          <w:szCs w:val="20"/>
        </w:rPr>
        <w:t>"PID = %d\n"</w:t>
      </w:r>
      <w:r>
        <w:rPr>
          <w:rFonts w:ascii="Courier New" w:eastAsia="Calibri" w:hAnsi="Courier New" w:cs="Courier New"/>
          <w:noProof/>
          <w:sz w:val="20"/>
          <w:szCs w:val="20"/>
        </w:rPr>
        <w:t xml:space="preserve">, processNum);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long</w:t>
      </w:r>
      <w:r>
        <w:rPr>
          <w:rFonts w:ascii="Courier New" w:eastAsia="Calibri" w:hAnsi="Courier New" w:cs="Courier New"/>
          <w:noProof/>
          <w:sz w:val="20"/>
          <w:szCs w:val="20"/>
        </w:rPr>
        <w:t xml:space="preserve"> numberOfMajFlts=0;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long</w:t>
      </w:r>
      <w:r>
        <w:rPr>
          <w:rFonts w:ascii="Courier New" w:eastAsia="Calibri" w:hAnsi="Courier New" w:cs="Courier New"/>
          <w:noProof/>
          <w:sz w:val="20"/>
          <w:szCs w:val="20"/>
        </w:rPr>
        <w:t xml:space="preserve"> numberOfMinFlts=0;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long</w:t>
      </w:r>
      <w:r>
        <w:rPr>
          <w:rFonts w:ascii="Courier New" w:eastAsia="Calibri" w:hAnsi="Courier New" w:cs="Courier New"/>
          <w:noProof/>
          <w:sz w:val="20"/>
          <w:szCs w:val="20"/>
        </w:rPr>
        <w:t xml:space="preserve"> numberOfProcs=0;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dirScan(inWhat, processNum, &amp;info);</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numberOfMajFlts +=  info.majPgFault;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numberOfMinFlts += info.minPgFault;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numberOfProcs += info.numberofProc;</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fprintf(fpRes, </w:t>
      </w:r>
      <w:r>
        <w:rPr>
          <w:rFonts w:ascii="Courier New" w:eastAsia="Calibri" w:hAnsi="Courier New" w:cs="Courier New"/>
          <w:noProof/>
          <w:color w:val="A31515"/>
          <w:sz w:val="20"/>
          <w:szCs w:val="20"/>
        </w:rPr>
        <w:t>"Getting page faults for group process:\n"</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fprintf(fpRes, </w:t>
      </w:r>
      <w:r>
        <w:rPr>
          <w:rFonts w:ascii="Courier New" w:eastAsia="Calibri" w:hAnsi="Courier New" w:cs="Courier New"/>
          <w:noProof/>
          <w:color w:val="A31515"/>
          <w:sz w:val="20"/>
          <w:szCs w:val="20"/>
        </w:rPr>
        <w:t>"Number of major page faults = %ld\n"</w:t>
      </w:r>
      <w:r>
        <w:rPr>
          <w:rFonts w:ascii="Courier New" w:eastAsia="Calibri" w:hAnsi="Courier New" w:cs="Courier New"/>
          <w:noProof/>
          <w:sz w:val="20"/>
          <w:szCs w:val="20"/>
        </w:rPr>
        <w:t>, numberOfMajFlts);</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fprintf(fpRes, </w:t>
      </w:r>
      <w:r>
        <w:rPr>
          <w:rFonts w:ascii="Courier New" w:eastAsia="Calibri" w:hAnsi="Courier New" w:cs="Courier New"/>
          <w:noProof/>
          <w:color w:val="A31515"/>
          <w:sz w:val="20"/>
          <w:szCs w:val="20"/>
        </w:rPr>
        <w:t>"Number of minor page faults = %ld\n"</w:t>
      </w:r>
      <w:r>
        <w:rPr>
          <w:rFonts w:ascii="Courier New" w:eastAsia="Calibri" w:hAnsi="Courier New" w:cs="Courier New"/>
          <w:noProof/>
          <w:sz w:val="20"/>
          <w:szCs w:val="20"/>
        </w:rPr>
        <w:t>, numberOfMinFlts);</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while</w:t>
      </w:r>
      <w:r>
        <w:rPr>
          <w:rFonts w:ascii="Courier New" w:eastAsia="Calibri" w:hAnsi="Courier New" w:cs="Courier New"/>
          <w:noProof/>
          <w:sz w:val="20"/>
          <w:szCs w:val="20"/>
        </w:rPr>
        <w:t xml:space="preserve"> (1)</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fp = fopen(</w:t>
      </w:r>
      <w:r>
        <w:rPr>
          <w:rFonts w:ascii="Courier New" w:eastAsia="Calibri" w:hAnsi="Courier New" w:cs="Courier New"/>
          <w:noProof/>
          <w:color w:val="A31515"/>
          <w:sz w:val="20"/>
          <w:szCs w:val="20"/>
        </w:rPr>
        <w:t>"config"</w:t>
      </w:r>
      <w:r>
        <w:rPr>
          <w:rFonts w:ascii="Courier New" w:eastAsia="Calibri" w:hAnsi="Courier New" w:cs="Courier New"/>
          <w:noProof/>
          <w:sz w:val="20"/>
          <w:szCs w:val="20"/>
        </w:rPr>
        <w:t xml:space="preserve">, </w:t>
      </w:r>
      <w:r>
        <w:rPr>
          <w:rFonts w:ascii="Courier New" w:eastAsia="Calibri" w:hAnsi="Courier New" w:cs="Courier New"/>
          <w:noProof/>
          <w:color w:val="A31515"/>
          <w:sz w:val="20"/>
          <w:szCs w:val="20"/>
        </w:rPr>
        <w:t>"r"</w:t>
      </w:r>
      <w:r>
        <w:rPr>
          <w:rFonts w:ascii="Courier New" w:eastAsia="Calibri" w:hAnsi="Courier New" w:cs="Courier New"/>
          <w:noProof/>
          <w:sz w:val="20"/>
          <w:szCs w:val="20"/>
        </w:rPr>
        <w:t>);/// opening a file</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(fp != NULL)</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printf(</w:t>
      </w:r>
      <w:r>
        <w:rPr>
          <w:rFonts w:ascii="Courier New" w:eastAsia="Calibri" w:hAnsi="Courier New" w:cs="Courier New"/>
          <w:noProof/>
          <w:color w:val="A31515"/>
          <w:sz w:val="20"/>
          <w:szCs w:val="20"/>
        </w:rPr>
        <w:t>"."</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do</w:t>
      </w: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(loop == 100)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returnVal = dirScan(inWhat, processNum, &amp;info);</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numberOfMajFlts +=  info.majPgFault;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numberOfMinFlts += info.minPgFault;</w:t>
      </w:r>
    </w:p>
    <w:p w:rsidR="00F66269" w:rsidRDefault="00F66269" w:rsidP="00F66269">
      <w:pPr>
        <w:autoSpaceDE w:val="0"/>
        <w:autoSpaceDN w:val="0"/>
        <w:adjustRightInd w:val="0"/>
        <w:rPr>
          <w:rFonts w:ascii="Courier New" w:eastAsia="Calibri" w:hAnsi="Courier New" w:cs="Courier New"/>
          <w:noProof/>
          <w:color w:val="008000"/>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8000"/>
          <w:sz w:val="20"/>
          <w:szCs w:val="20"/>
        </w:rPr>
        <w:t>//printf("Number of processes = %ld\n", numberOfProcs);</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printf(</w:t>
      </w:r>
      <w:r>
        <w:rPr>
          <w:rFonts w:ascii="Courier New" w:eastAsia="Calibri" w:hAnsi="Courier New" w:cs="Courier New"/>
          <w:noProof/>
          <w:color w:val="A31515"/>
          <w:sz w:val="20"/>
          <w:szCs w:val="20"/>
        </w:rPr>
        <w:t>"Number of major page faults = %ld\n"</w:t>
      </w:r>
      <w:r>
        <w:rPr>
          <w:rFonts w:ascii="Courier New" w:eastAsia="Calibri" w:hAnsi="Courier New" w:cs="Courier New"/>
          <w:noProof/>
          <w:sz w:val="20"/>
          <w:szCs w:val="20"/>
        </w:rPr>
        <w:t>, numberOfMajFlts);</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printf(</w:t>
      </w:r>
      <w:r>
        <w:rPr>
          <w:rFonts w:ascii="Courier New" w:eastAsia="Calibri" w:hAnsi="Courier New" w:cs="Courier New"/>
          <w:noProof/>
          <w:color w:val="A31515"/>
          <w:sz w:val="20"/>
          <w:szCs w:val="20"/>
        </w:rPr>
        <w:t>"Number of minor page faults = %ld\n"</w:t>
      </w:r>
      <w:r>
        <w:rPr>
          <w:rFonts w:ascii="Courier New" w:eastAsia="Calibri" w:hAnsi="Courier New" w:cs="Courier New"/>
          <w:noProof/>
          <w:sz w:val="20"/>
          <w:szCs w:val="20"/>
        </w:rPr>
        <w:t>, numberOfMinFlts);</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sz w:val="20"/>
          <w:szCs w:val="20"/>
        </w:rPr>
        <w:tab/>
        <w:t xml:space="preserve">        fprintf(fpRes, </w:t>
      </w:r>
      <w:r>
        <w:rPr>
          <w:rFonts w:ascii="Courier New" w:eastAsia="Calibri" w:hAnsi="Courier New" w:cs="Courier New"/>
          <w:noProof/>
          <w:color w:val="A31515"/>
          <w:sz w:val="20"/>
          <w:szCs w:val="20"/>
        </w:rPr>
        <w:t>"Number of major page faults = %ld\n"</w:t>
      </w:r>
      <w:r>
        <w:rPr>
          <w:rFonts w:ascii="Courier New" w:eastAsia="Calibri" w:hAnsi="Courier New" w:cs="Courier New"/>
          <w:noProof/>
          <w:sz w:val="20"/>
          <w:szCs w:val="20"/>
        </w:rPr>
        <w:t>, numberOfMajFlts);</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sz w:val="20"/>
          <w:szCs w:val="20"/>
        </w:rPr>
        <w:tab/>
      </w:r>
      <w:r>
        <w:rPr>
          <w:rFonts w:ascii="Courier New" w:eastAsia="Calibri" w:hAnsi="Courier New" w:cs="Courier New"/>
          <w:noProof/>
          <w:sz w:val="20"/>
          <w:szCs w:val="20"/>
        </w:rPr>
        <w:tab/>
        <w:t xml:space="preserve">        fprintf(fpRes, </w:t>
      </w:r>
      <w:r>
        <w:rPr>
          <w:rFonts w:ascii="Courier New" w:eastAsia="Calibri" w:hAnsi="Courier New" w:cs="Courier New"/>
          <w:noProof/>
          <w:color w:val="A31515"/>
          <w:sz w:val="20"/>
          <w:szCs w:val="20"/>
        </w:rPr>
        <w:t>"Number of minor page faults = %ld\n"</w:t>
      </w:r>
      <w:r>
        <w:rPr>
          <w:rFonts w:ascii="Courier New" w:eastAsia="Calibri" w:hAnsi="Courier New" w:cs="Courier New"/>
          <w:noProof/>
          <w:sz w:val="20"/>
          <w:szCs w:val="20"/>
        </w:rPr>
        <w:t>, numberOfMinFlts);</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ch = getc(fp);</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putc(ch,fpOut);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(loop&lt;count-1)</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str[loop++] = ch;</w:t>
      </w:r>
    </w:p>
    <w:p w:rsidR="00F66269" w:rsidRDefault="00980A2E"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mc:AlternateContent>
          <mc:Choice Requires="wps">
            <w:drawing>
              <wp:anchor distT="0" distB="0" distL="114300" distR="114300" simplePos="0" relativeHeight="251768832" behindDoc="0" locked="0" layoutInCell="1" allowOverlap="1" wp14:anchorId="5CA89FD9" wp14:editId="4C092FE8">
                <wp:simplePos x="0" y="0"/>
                <wp:positionH relativeFrom="column">
                  <wp:posOffset>4395470</wp:posOffset>
                </wp:positionH>
                <wp:positionV relativeFrom="paragraph">
                  <wp:posOffset>90805</wp:posOffset>
                </wp:positionV>
                <wp:extent cx="2186305" cy="452755"/>
                <wp:effectExtent l="0" t="0" r="23495" b="23495"/>
                <wp:wrapNone/>
                <wp:docPr id="101" name="Rectangle 101"/>
                <wp:cNvGraphicFramePr/>
                <a:graphic xmlns:a="http://schemas.openxmlformats.org/drawingml/2006/main">
                  <a:graphicData uri="http://schemas.microsoft.com/office/word/2010/wordprocessingShape">
                    <wps:wsp>
                      <wps:cNvSpPr/>
                      <wps:spPr>
                        <a:xfrm>
                          <a:off x="0" y="0"/>
                          <a:ext cx="2186305" cy="452755"/>
                        </a:xfrm>
                        <a:prstGeom prst="rect">
                          <a:avLst/>
                        </a:prstGeom>
                      </wps:spPr>
                      <wps:style>
                        <a:lnRef idx="2">
                          <a:schemeClr val="accent2"/>
                        </a:lnRef>
                        <a:fillRef idx="1">
                          <a:schemeClr val="lt1"/>
                        </a:fillRef>
                        <a:effectRef idx="0">
                          <a:schemeClr val="accent2"/>
                        </a:effectRef>
                        <a:fontRef idx="minor">
                          <a:schemeClr val="dk1"/>
                        </a:fontRef>
                      </wps:style>
                      <wps:txbx>
                        <w:txbxContent>
                          <w:p w:rsidR="00930FB1" w:rsidRDefault="00930FB1" w:rsidP="00980A2E">
                            <w:pPr>
                              <w:jc w:val="center"/>
                            </w:pPr>
                            <w:r>
                              <w:t>Adding 1GB of memory inside the loop</w:t>
                            </w:r>
                          </w:p>
                          <w:p w:rsidR="00930FB1" w:rsidRDefault="00930FB1" w:rsidP="00980A2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1" o:spid="_x0000_s1095" style="position:absolute;margin-left:346.1pt;margin-top:7.15pt;width:172.15pt;height:35.65pt;z-index:251768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" fillcolor="white [3201]" strokecolor="#c0504d [3205]" strokeweight="2pt">
                <v:textbox>
                  <w:txbxContent>
                    <w:p w:rsidR="00930FB1" w:rsidRDefault="00930FB1" w:rsidP="00980A2E">
                      <w:pPr>
                        <w:jc w:val="center"/>
                      </w:pPr>
                      <w:r>
                        <w:t>Adding 1GB of memory inside the loop</w:t>
                      </w:r>
                    </w:p>
                    <w:p w:rsidR="00930FB1" w:rsidRDefault="00930FB1" w:rsidP="00980A2E">
                      <w:pPr>
                        <w:jc w:val="center"/>
                      </w:pPr>
                    </w:p>
                  </w:txbxContent>
                </v:textbox>
              </v:rect>
            </w:pict>
          </mc:Fallback>
        </mc:AlternateContent>
      </w:r>
      <w:r w:rsidR="00F66269">
        <w:rPr>
          <w:rFonts w:ascii="Courier New" w:eastAsia="Calibri" w:hAnsi="Courier New" w:cs="Courier New"/>
          <w:noProof/>
          <w:sz w:val="20"/>
          <w:szCs w:val="20"/>
        </w:rPr>
        <w:tab/>
        <w:t xml:space="preserve">       } </w:t>
      </w:r>
    </w:p>
    <w:p w:rsidR="00F66269" w:rsidRDefault="00F66269" w:rsidP="00F66269">
      <w:pPr>
        <w:autoSpaceDE w:val="0"/>
        <w:autoSpaceDN w:val="0"/>
        <w:adjustRightInd w:val="0"/>
        <w:rPr>
          <w:rFonts w:ascii="Courier New" w:eastAsia="Calibri" w:hAnsi="Courier New" w:cs="Courier New"/>
          <w:noProof/>
          <w:color w:val="0000FF"/>
          <w:sz w:val="20"/>
          <w:szCs w:val="20"/>
        </w:rPr>
      </w:pPr>
      <w:r>
        <w:rPr>
          <w:rFonts w:ascii="Courier New" w:eastAsia="Calibri" w:hAnsi="Courier New" w:cs="Courier New"/>
          <w:noProof/>
          <w:sz w:val="20"/>
          <w:szCs w:val="20"/>
        </w:rPr>
        <w:tab/>
      </w:r>
      <w:r>
        <w:rPr>
          <w:rFonts w:ascii="Courier New" w:eastAsia="Calibri" w:hAnsi="Courier New" w:cs="Courier New"/>
          <w:noProof/>
          <w:color w:val="0000FF"/>
          <w:sz w:val="20"/>
          <w:szCs w:val="20"/>
        </w:rPr>
        <w:t>else</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loop = 0;</w:t>
      </w:r>
    </w:p>
    <w:p w:rsidR="00F66269" w:rsidRDefault="00314BF3" w:rsidP="00F66269">
      <w:pPr>
        <w:autoSpaceDE w:val="0"/>
        <w:autoSpaceDN w:val="0"/>
        <w:adjustRightInd w:val="0"/>
        <w:rPr>
          <w:rFonts w:ascii="Courier New" w:eastAsia="Calibri" w:hAnsi="Courier New" w:cs="Courier New"/>
          <w:noProof/>
          <w:sz w:val="20"/>
          <w:szCs w:val="20"/>
        </w:rPr>
      </w:pPr>
      <w:r w:rsidRPr="00314BF3">
        <w:rPr>
          <w:rFonts w:ascii="Courier New" w:eastAsia="Calibri" w:hAnsi="Courier New" w:cs="Courier New"/>
          <w:noProof/>
          <w:sz w:val="20"/>
          <w:szCs w:val="20"/>
        </w:rPr>
        <mc:AlternateContent>
          <mc:Choice Requires="wps">
            <w:drawing>
              <wp:anchor distT="0" distB="0" distL="114300" distR="114300" simplePos="0" relativeHeight="251771904" behindDoc="0" locked="0" layoutInCell="1" allowOverlap="1" wp14:anchorId="177FBC96" wp14:editId="1A729026">
                <wp:simplePos x="0" y="0"/>
                <wp:positionH relativeFrom="column">
                  <wp:posOffset>3854450</wp:posOffset>
                </wp:positionH>
                <wp:positionV relativeFrom="paragraph">
                  <wp:posOffset>23495</wp:posOffset>
                </wp:positionV>
                <wp:extent cx="818515" cy="317500"/>
                <wp:effectExtent l="38100" t="0" r="19685" b="82550"/>
                <wp:wrapNone/>
                <wp:docPr id="103" name="Straight Arrow Connector 103"/>
                <wp:cNvGraphicFramePr/>
                <a:graphic xmlns:a="http://schemas.openxmlformats.org/drawingml/2006/main">
                  <a:graphicData uri="http://schemas.microsoft.com/office/word/2010/wordprocessingShape">
                    <wps:wsp>
                      <wps:cNvCnPr/>
                      <wps:spPr>
                        <a:xfrm flipH="1">
                          <a:off x="0" y="0"/>
                          <a:ext cx="818515" cy="317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3" o:spid="_x0000_s1026" type="#_x0000_t32" style="position:absolute;margin-left:303.5pt;margin-top:1.85pt;width:64.45pt;height:25pt;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" strokecolor="#4579b8 [3044]">
                <v:stroke endarrow="open"/>
              </v:shape>
            </w:pict>
          </mc:Fallback>
        </mc:AlternateContent>
      </w:r>
      <w:r w:rsidR="00F66269">
        <w:rPr>
          <w:rFonts w:ascii="Courier New" w:eastAsia="Calibri" w:hAnsi="Courier New" w:cs="Courier New"/>
          <w:noProof/>
          <w:sz w:val="20"/>
          <w:szCs w:val="20"/>
        </w:rPr>
        <w:tab/>
        <w:t xml:space="preserve">    loop1++;</w:t>
      </w:r>
    </w:p>
    <w:p w:rsidR="00F66269" w:rsidRDefault="00314BF3" w:rsidP="00F66269">
      <w:pPr>
        <w:autoSpaceDE w:val="0"/>
        <w:autoSpaceDN w:val="0"/>
        <w:adjustRightInd w:val="0"/>
        <w:rPr>
          <w:rFonts w:ascii="Courier New" w:eastAsia="Calibri" w:hAnsi="Courier New" w:cs="Courier New"/>
          <w:noProof/>
          <w:sz w:val="20"/>
          <w:szCs w:val="20"/>
        </w:rPr>
      </w:pPr>
      <w:r w:rsidRPr="00314BF3">
        <w:rPr>
          <w:rFonts w:ascii="Courier New" w:eastAsia="Calibri" w:hAnsi="Courier New" w:cs="Courier New"/>
          <w:noProof/>
          <w:sz w:val="20"/>
          <w:szCs w:val="20"/>
        </w:rPr>
        <mc:AlternateContent>
          <mc:Choice Requires="wps">
            <w:drawing>
              <wp:anchor distT="0" distB="0" distL="114300" distR="114300" simplePos="0" relativeHeight="251770880" behindDoc="0" locked="0" layoutInCell="1" allowOverlap="1" wp14:anchorId="3810CA7C" wp14:editId="7734D83A">
                <wp:simplePos x="0" y="0"/>
                <wp:positionH relativeFrom="column">
                  <wp:posOffset>698252</wp:posOffset>
                </wp:positionH>
                <wp:positionV relativeFrom="paragraph">
                  <wp:posOffset>111180</wp:posOffset>
                </wp:positionV>
                <wp:extent cx="3100705" cy="214630"/>
                <wp:effectExtent l="0" t="0" r="23495" b="13970"/>
                <wp:wrapNone/>
                <wp:docPr id="102" name="Rectangle 102"/>
                <wp:cNvGraphicFramePr/>
                <a:graphic xmlns:a="http://schemas.openxmlformats.org/drawingml/2006/main">
                  <a:graphicData uri="http://schemas.microsoft.com/office/word/2010/wordprocessingShape">
                    <wps:wsp>
                      <wps:cNvSpPr/>
                      <wps:spPr>
                        <a:xfrm>
                          <a:off x="0" y="0"/>
                          <a:ext cx="3100705" cy="214630"/>
                        </a:xfrm>
                        <a:prstGeom prst="rect">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2" o:spid="_x0000_s1026" style="position:absolute;margin-left:55pt;margin-top:8.75pt;width:244.15pt;height:16.9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" filled="f" strokecolor="#f79646 [3209]" strokeweight="2pt"/>
            </w:pict>
          </mc:Fallback>
        </mc:AlternateContent>
      </w:r>
      <w:r w:rsidR="00F66269">
        <w:rPr>
          <w:rFonts w:ascii="Courier New" w:eastAsia="Calibri" w:hAnsi="Courier New" w:cs="Courier New"/>
          <w:noProof/>
          <w:sz w:val="20"/>
          <w:szCs w:val="20"/>
        </w:rPr>
        <w:tab/>
        <w:t xml:space="preserve">    printf(</w:t>
      </w:r>
      <w:r w:rsidR="00F66269">
        <w:rPr>
          <w:rFonts w:ascii="Courier New" w:eastAsia="Calibri" w:hAnsi="Courier New" w:cs="Courier New"/>
          <w:noProof/>
          <w:color w:val="A31515"/>
          <w:sz w:val="20"/>
          <w:szCs w:val="20"/>
        </w:rPr>
        <w:t>"Realloc happened\n"</w:t>
      </w:r>
      <w:r w:rsidR="00F66269">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str = (</w:t>
      </w:r>
      <w:r>
        <w:rPr>
          <w:rFonts w:ascii="Courier New" w:eastAsia="Calibri" w:hAnsi="Courier New" w:cs="Courier New"/>
          <w:noProof/>
          <w:color w:val="0000FF"/>
          <w:sz w:val="20"/>
          <w:szCs w:val="20"/>
        </w:rPr>
        <w:t>char</w:t>
      </w:r>
      <w:r>
        <w:rPr>
          <w:rFonts w:ascii="Courier New" w:eastAsia="Calibri" w:hAnsi="Courier New" w:cs="Courier New"/>
          <w:noProof/>
          <w:sz w:val="20"/>
          <w:szCs w:val="20"/>
        </w:rPr>
        <w:t>*)realloc((</w:t>
      </w:r>
      <w:r>
        <w:rPr>
          <w:rFonts w:ascii="Courier New" w:eastAsia="Calibri" w:hAnsi="Courier New" w:cs="Courier New"/>
          <w:noProof/>
          <w:color w:val="0000FF"/>
          <w:sz w:val="20"/>
          <w:szCs w:val="20"/>
        </w:rPr>
        <w:t>void</w:t>
      </w:r>
      <w:r>
        <w:rPr>
          <w:rFonts w:ascii="Courier New" w:eastAsia="Calibri" w:hAnsi="Courier New" w:cs="Courier New"/>
          <w:noProof/>
          <w:sz w:val="20"/>
          <w:szCs w:val="20"/>
        </w:rPr>
        <w:t>*)str,count);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while</w:t>
      </w:r>
      <w:r>
        <w:rPr>
          <w:rFonts w:ascii="Courier New" w:eastAsia="Calibri" w:hAnsi="Courier New" w:cs="Courier New"/>
          <w:noProof/>
          <w:sz w:val="20"/>
          <w:szCs w:val="20"/>
        </w:rPr>
        <w:t xml:space="preserve"> (ch !=EOF);</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fflush(stdout);</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r>
        <w:rPr>
          <w:rFonts w:ascii="Courier New" w:eastAsia="Calibri" w:hAnsi="Courier New" w:cs="Courier New"/>
          <w:noProof/>
          <w:color w:val="0000FF"/>
          <w:sz w:val="20"/>
          <w:szCs w:val="20"/>
        </w:rPr>
        <w:t>if</w:t>
      </w:r>
      <w:r>
        <w:rPr>
          <w:rFonts w:ascii="Courier New" w:eastAsia="Calibri" w:hAnsi="Courier New" w:cs="Courier New"/>
          <w:noProof/>
          <w:sz w:val="20"/>
          <w:szCs w:val="20"/>
        </w:rPr>
        <w:t xml:space="preserve"> ( loop1 &gt;=15)</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fclose(fp);</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r>
        <w:rPr>
          <w:rFonts w:ascii="Courier New" w:eastAsia="Calibri" w:hAnsi="Courier New" w:cs="Courier New"/>
          <w:noProof/>
          <w:color w:val="0000FF"/>
          <w:sz w:val="20"/>
          <w:szCs w:val="20"/>
        </w:rPr>
        <w:t>break</w:t>
      </w: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fclose(fp);</w:t>
      </w:r>
      <w:r w:rsidR="00D77320" w:rsidRPr="00D77320">
        <w:rPr>
          <w:rFonts w:ascii="Courier New" w:eastAsia="Calibri" w:hAnsi="Courier New" w:cs="Courier New"/>
          <w:noProof/>
          <w:sz w:val="20"/>
          <w:szCs w:val="20"/>
        </w:rPr>
        <w:t xml:space="preserve"> </w:t>
      </w:r>
      <w:r w:rsidR="00D77320">
        <w:rPr>
          <w:rFonts w:ascii="Courier New" w:eastAsia="Calibri" w:hAnsi="Courier New" w:cs="Courier New"/>
          <w:noProof/>
          <w:sz w:val="20"/>
          <w:szCs w:val="20"/>
        </w:rPr>
        <w:t>/// closing a file</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fp=NULL;</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lastRenderedPageBreak/>
        <w:t xml:space="preserve">    fclose(fpOut);</w:t>
      </w:r>
      <w:r w:rsidR="004173CB" w:rsidRPr="004173CB">
        <w:rPr>
          <w:rFonts w:ascii="Courier New" w:eastAsia="Calibri" w:hAnsi="Courier New" w:cs="Courier New"/>
          <w:noProof/>
          <w:sz w:val="20"/>
          <w:szCs w:val="20"/>
        </w:rPr>
        <w:t xml:space="preserve"> </w:t>
      </w:r>
      <w:r w:rsidR="004173CB">
        <w:rPr>
          <w:rFonts w:ascii="Courier New" w:eastAsia="Calibri" w:hAnsi="Courier New" w:cs="Courier New"/>
          <w:noProof/>
          <w:sz w:val="20"/>
          <w:szCs w:val="20"/>
        </w:rPr>
        <w:t xml:space="preserve">/// </w:t>
      </w:r>
      <w:r w:rsidR="00AB01E5">
        <w:rPr>
          <w:rFonts w:ascii="Courier New" w:eastAsia="Calibri" w:hAnsi="Courier New" w:cs="Courier New"/>
          <w:noProof/>
          <w:sz w:val="20"/>
          <w:szCs w:val="20"/>
        </w:rPr>
        <w:t>closing</w:t>
      </w:r>
      <w:r w:rsidR="004173CB">
        <w:rPr>
          <w:rFonts w:ascii="Courier New" w:eastAsia="Calibri" w:hAnsi="Courier New" w:cs="Courier New"/>
          <w:noProof/>
          <w:sz w:val="20"/>
          <w:szCs w:val="20"/>
        </w:rPr>
        <w:t xml:space="preserve"> a file</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dirScan(inWhat, processNum, &amp;info);</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free(str);</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 xml:space="preserve">    dirScan(inWhat, processNum, &amp;info); </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ab/>
      </w:r>
      <w:r>
        <w:rPr>
          <w:rFonts w:ascii="Courier New" w:eastAsia="Calibri" w:hAnsi="Courier New" w:cs="Courier New"/>
          <w:noProof/>
          <w:color w:val="0000FF"/>
          <w:sz w:val="20"/>
          <w:szCs w:val="20"/>
        </w:rPr>
        <w:t>return</w:t>
      </w:r>
      <w:r>
        <w:rPr>
          <w:rFonts w:ascii="Courier New" w:eastAsia="Calibri" w:hAnsi="Courier New" w:cs="Courier New"/>
          <w:noProof/>
          <w:sz w:val="20"/>
          <w:szCs w:val="20"/>
        </w:rPr>
        <w:t xml:space="preserve"> 0;</w:t>
      </w:r>
    </w:p>
    <w:p w:rsidR="00F66269" w:rsidRDefault="00F66269" w:rsidP="00F66269">
      <w:pPr>
        <w:autoSpaceDE w:val="0"/>
        <w:autoSpaceDN w:val="0"/>
        <w:adjustRightInd w:val="0"/>
        <w:rPr>
          <w:rFonts w:ascii="Courier New" w:eastAsia="Calibri" w:hAnsi="Courier New" w:cs="Courier New"/>
          <w:noProof/>
          <w:sz w:val="20"/>
          <w:szCs w:val="20"/>
        </w:rPr>
      </w:pPr>
      <w:r>
        <w:rPr>
          <w:rFonts w:ascii="Courier New" w:eastAsia="Calibri" w:hAnsi="Courier New" w:cs="Courier New"/>
          <w:noProof/>
          <w:sz w:val="20"/>
          <w:szCs w:val="20"/>
        </w:rPr>
        <w:t>}</w:t>
      </w: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F66269" w:rsidP="00F66269">
      <w:pPr>
        <w:autoSpaceDE w:val="0"/>
        <w:autoSpaceDN w:val="0"/>
        <w:adjustRightInd w:val="0"/>
        <w:rPr>
          <w:rFonts w:ascii="Courier New" w:eastAsia="Calibri" w:hAnsi="Courier New" w:cs="Courier New"/>
          <w:noProof/>
          <w:sz w:val="20"/>
          <w:szCs w:val="20"/>
        </w:rPr>
      </w:pPr>
    </w:p>
    <w:p w:rsidR="00F66269" w:rsidRDefault="00CF6D69" w:rsidP="00726FD4">
      <w:pPr>
        <w:spacing w:line="360" w:lineRule="auto"/>
      </w:pPr>
      <w:r>
        <w:t>The results for different values of “</w:t>
      </w:r>
      <w:r w:rsidRPr="00CF6D69">
        <w:rPr>
          <w:i/>
        </w:rPr>
        <w:t>val</w:t>
      </w:r>
      <w:r>
        <w:t>” is shown below:</w:t>
      </w:r>
    </w:p>
    <w:p w:rsidR="00A24D87" w:rsidRDefault="00A24D87" w:rsidP="00726FD4">
      <w:pPr>
        <w:spacing w:line="360" w:lineRule="auto"/>
      </w:pPr>
    </w:p>
    <w:p w:rsidR="00A24D87" w:rsidRDefault="00A24D87" w:rsidP="00A24D87">
      <w:pPr>
        <w:pStyle w:val="ListParagraph"/>
        <w:numPr>
          <w:ilvl w:val="0"/>
          <w:numId w:val="40"/>
        </w:numPr>
        <w:spacing w:line="360" w:lineRule="auto"/>
      </w:pPr>
      <w:r>
        <w:t xml:space="preserve"> val = -2 (page fault statistics for single process)</w:t>
      </w:r>
    </w:p>
    <w:p w:rsidR="00410C5F" w:rsidRDefault="00410C5F" w:rsidP="00410C5F">
      <w:pPr>
        <w:pStyle w:val="ListParagraph"/>
        <w:spacing w:line="360" w:lineRule="auto"/>
      </w:pPr>
    </w:p>
    <w:tbl>
      <w:tblPr>
        <w:tblStyle w:val="TableGrid"/>
        <w:tblW w:w="0" w:type="auto"/>
        <w:tblInd w:w="720" w:type="dxa"/>
        <w:tblLook w:val="04A0" w:firstRow="1" w:lastRow="0" w:firstColumn="1" w:lastColumn="0" w:noHBand="0" w:noVBand="1"/>
      </w:tblPr>
      <w:tblGrid>
        <w:gridCol w:w="1368"/>
        <w:gridCol w:w="3420"/>
        <w:gridCol w:w="3240"/>
      </w:tblGrid>
      <w:tr w:rsidR="00410C5F" w:rsidTr="00E72B15">
        <w:trPr>
          <w:trHeight w:val="413"/>
        </w:trPr>
        <w:tc>
          <w:tcPr>
            <w:tcW w:w="1368" w:type="dxa"/>
          </w:tcPr>
          <w:p w:rsidR="00410C5F" w:rsidRDefault="00410C5F" w:rsidP="00410C5F">
            <w:pPr>
              <w:pStyle w:val="ListParagraph"/>
              <w:spacing w:line="360" w:lineRule="auto"/>
              <w:ind w:left="0"/>
            </w:pPr>
            <w:r>
              <w:t>Process Id</w:t>
            </w:r>
          </w:p>
        </w:tc>
        <w:tc>
          <w:tcPr>
            <w:tcW w:w="3420" w:type="dxa"/>
          </w:tcPr>
          <w:p w:rsidR="00410C5F" w:rsidRDefault="00410C5F" w:rsidP="00410C5F">
            <w:pPr>
              <w:pStyle w:val="ListParagraph"/>
              <w:spacing w:line="360" w:lineRule="auto"/>
              <w:ind w:left="0"/>
            </w:pPr>
            <w:r>
              <w:t>Number of major page faults</w:t>
            </w:r>
          </w:p>
        </w:tc>
        <w:tc>
          <w:tcPr>
            <w:tcW w:w="3240" w:type="dxa"/>
          </w:tcPr>
          <w:p w:rsidR="00410C5F" w:rsidRDefault="00410C5F" w:rsidP="00410C5F">
            <w:pPr>
              <w:pStyle w:val="ListParagraph"/>
              <w:spacing w:line="360" w:lineRule="auto"/>
              <w:ind w:left="0"/>
            </w:pPr>
            <w:r>
              <w:t>Number of minor page faults</w:t>
            </w:r>
          </w:p>
        </w:tc>
      </w:tr>
      <w:tr w:rsidR="00410C5F" w:rsidTr="00E72B15">
        <w:tc>
          <w:tcPr>
            <w:tcW w:w="1368" w:type="dxa"/>
          </w:tcPr>
          <w:p w:rsidR="00410C5F" w:rsidRDefault="00A457AF" w:rsidP="00410C5F">
            <w:pPr>
              <w:pStyle w:val="ListParagraph"/>
              <w:spacing w:line="360" w:lineRule="auto"/>
              <w:ind w:left="0"/>
            </w:pPr>
            <w:r>
              <w:t>5881</w:t>
            </w:r>
          </w:p>
        </w:tc>
        <w:tc>
          <w:tcPr>
            <w:tcW w:w="3420" w:type="dxa"/>
          </w:tcPr>
          <w:p w:rsidR="00410C5F" w:rsidRDefault="00A457AF" w:rsidP="00410C5F">
            <w:pPr>
              <w:pStyle w:val="ListParagraph"/>
              <w:spacing w:line="360" w:lineRule="auto"/>
              <w:ind w:left="0"/>
            </w:pPr>
            <w:r>
              <w:t>0</w:t>
            </w:r>
          </w:p>
        </w:tc>
        <w:tc>
          <w:tcPr>
            <w:tcW w:w="3240" w:type="dxa"/>
          </w:tcPr>
          <w:p w:rsidR="00410C5F" w:rsidRDefault="00A457AF" w:rsidP="00410C5F">
            <w:pPr>
              <w:pStyle w:val="ListParagraph"/>
              <w:spacing w:line="360" w:lineRule="auto"/>
              <w:ind w:left="0"/>
            </w:pPr>
            <w:r>
              <w:t>0</w:t>
            </w:r>
          </w:p>
        </w:tc>
      </w:tr>
      <w:tr w:rsidR="00410C5F" w:rsidTr="00E72B15">
        <w:tc>
          <w:tcPr>
            <w:tcW w:w="1368" w:type="dxa"/>
          </w:tcPr>
          <w:p w:rsidR="00410C5F" w:rsidRDefault="00A457AF" w:rsidP="00410C5F">
            <w:pPr>
              <w:pStyle w:val="ListParagraph"/>
              <w:spacing w:line="360" w:lineRule="auto"/>
              <w:ind w:left="0"/>
            </w:pPr>
            <w:r>
              <w:t>5881</w:t>
            </w:r>
          </w:p>
        </w:tc>
        <w:tc>
          <w:tcPr>
            <w:tcW w:w="3420" w:type="dxa"/>
          </w:tcPr>
          <w:p w:rsidR="00410C5F" w:rsidRDefault="00A457AF" w:rsidP="00410C5F">
            <w:pPr>
              <w:pStyle w:val="ListParagraph"/>
              <w:spacing w:line="360" w:lineRule="auto"/>
              <w:ind w:left="0"/>
            </w:pPr>
            <w:r>
              <w:t>1</w:t>
            </w:r>
          </w:p>
        </w:tc>
        <w:tc>
          <w:tcPr>
            <w:tcW w:w="3240" w:type="dxa"/>
          </w:tcPr>
          <w:p w:rsidR="00410C5F" w:rsidRDefault="00A457AF" w:rsidP="00410C5F">
            <w:pPr>
              <w:pStyle w:val="ListParagraph"/>
              <w:spacing w:line="360" w:lineRule="auto"/>
              <w:ind w:left="0"/>
            </w:pPr>
            <w:r w:rsidRPr="00A457AF">
              <w:t>33204</w:t>
            </w:r>
          </w:p>
        </w:tc>
      </w:tr>
      <w:tr w:rsidR="00410C5F" w:rsidTr="00E72B15">
        <w:tc>
          <w:tcPr>
            <w:tcW w:w="1368" w:type="dxa"/>
          </w:tcPr>
          <w:p w:rsidR="00410C5F" w:rsidRDefault="00A457AF" w:rsidP="00410C5F">
            <w:pPr>
              <w:pStyle w:val="ListParagraph"/>
              <w:spacing w:line="360" w:lineRule="auto"/>
              <w:ind w:left="0"/>
            </w:pPr>
            <w:r>
              <w:t>5881</w:t>
            </w:r>
          </w:p>
        </w:tc>
        <w:tc>
          <w:tcPr>
            <w:tcW w:w="3420" w:type="dxa"/>
          </w:tcPr>
          <w:p w:rsidR="00410C5F" w:rsidRDefault="00A457AF" w:rsidP="00410C5F">
            <w:pPr>
              <w:pStyle w:val="ListParagraph"/>
              <w:spacing w:line="360" w:lineRule="auto"/>
              <w:ind w:left="0"/>
            </w:pPr>
            <w:r>
              <w:t>1</w:t>
            </w:r>
          </w:p>
        </w:tc>
        <w:tc>
          <w:tcPr>
            <w:tcW w:w="3240" w:type="dxa"/>
          </w:tcPr>
          <w:p w:rsidR="00410C5F" w:rsidRDefault="00A457AF" w:rsidP="00410C5F">
            <w:pPr>
              <w:pStyle w:val="ListParagraph"/>
              <w:spacing w:line="360" w:lineRule="auto"/>
              <w:ind w:left="0"/>
            </w:pPr>
            <w:r w:rsidRPr="00A457AF">
              <w:t>33204</w:t>
            </w:r>
          </w:p>
        </w:tc>
      </w:tr>
      <w:tr w:rsidR="00A457AF" w:rsidTr="00E72B15">
        <w:tc>
          <w:tcPr>
            <w:tcW w:w="1368" w:type="dxa"/>
          </w:tcPr>
          <w:p w:rsidR="00A457AF" w:rsidRDefault="00A457AF" w:rsidP="00AA4C96">
            <w:pPr>
              <w:pStyle w:val="ListParagraph"/>
              <w:spacing w:line="360" w:lineRule="auto"/>
              <w:ind w:left="0"/>
            </w:pPr>
            <w:r>
              <w:t>5881</w:t>
            </w:r>
          </w:p>
        </w:tc>
        <w:tc>
          <w:tcPr>
            <w:tcW w:w="3420" w:type="dxa"/>
          </w:tcPr>
          <w:p w:rsidR="00A457AF" w:rsidRDefault="00A457AF" w:rsidP="00410C5F">
            <w:pPr>
              <w:pStyle w:val="ListParagraph"/>
              <w:spacing w:line="360" w:lineRule="auto"/>
              <w:ind w:left="0"/>
            </w:pPr>
            <w:r>
              <w:t>1</w:t>
            </w:r>
          </w:p>
        </w:tc>
        <w:tc>
          <w:tcPr>
            <w:tcW w:w="3240" w:type="dxa"/>
          </w:tcPr>
          <w:p w:rsidR="00A457AF" w:rsidRDefault="00A457AF" w:rsidP="00410C5F">
            <w:pPr>
              <w:pStyle w:val="ListParagraph"/>
              <w:spacing w:line="360" w:lineRule="auto"/>
              <w:ind w:left="0"/>
            </w:pPr>
            <w:r w:rsidRPr="00A457AF">
              <w:t>33204</w:t>
            </w:r>
          </w:p>
        </w:tc>
      </w:tr>
      <w:tr w:rsidR="00A457AF" w:rsidTr="00E72B15">
        <w:tc>
          <w:tcPr>
            <w:tcW w:w="1368" w:type="dxa"/>
          </w:tcPr>
          <w:p w:rsidR="00A457AF" w:rsidRDefault="00A457AF" w:rsidP="00AA4C96">
            <w:pPr>
              <w:pStyle w:val="ListParagraph"/>
              <w:spacing w:line="360" w:lineRule="auto"/>
              <w:ind w:left="0"/>
            </w:pPr>
            <w:r>
              <w:t>5881</w:t>
            </w:r>
          </w:p>
        </w:tc>
        <w:tc>
          <w:tcPr>
            <w:tcW w:w="3420" w:type="dxa"/>
          </w:tcPr>
          <w:p w:rsidR="00A457AF" w:rsidRDefault="00A457AF" w:rsidP="00410C5F">
            <w:pPr>
              <w:pStyle w:val="ListParagraph"/>
              <w:spacing w:line="360" w:lineRule="auto"/>
              <w:ind w:left="0"/>
            </w:pPr>
            <w:r>
              <w:t>1</w:t>
            </w:r>
          </w:p>
        </w:tc>
        <w:tc>
          <w:tcPr>
            <w:tcW w:w="3240" w:type="dxa"/>
          </w:tcPr>
          <w:p w:rsidR="00A457AF" w:rsidRDefault="00A457AF" w:rsidP="00410C5F">
            <w:pPr>
              <w:pStyle w:val="ListParagraph"/>
              <w:spacing w:line="360" w:lineRule="auto"/>
              <w:ind w:left="0"/>
            </w:pPr>
          </w:p>
        </w:tc>
      </w:tr>
      <w:tr w:rsidR="00A457AF" w:rsidTr="00E72B15">
        <w:tc>
          <w:tcPr>
            <w:tcW w:w="1368" w:type="dxa"/>
          </w:tcPr>
          <w:p w:rsidR="00A457AF" w:rsidRDefault="00A457AF" w:rsidP="00AA4C96">
            <w:pPr>
              <w:pStyle w:val="ListParagraph"/>
              <w:spacing w:line="360" w:lineRule="auto"/>
              <w:ind w:left="0"/>
            </w:pPr>
            <w:r>
              <w:t>5881</w:t>
            </w:r>
          </w:p>
        </w:tc>
        <w:tc>
          <w:tcPr>
            <w:tcW w:w="3420" w:type="dxa"/>
          </w:tcPr>
          <w:p w:rsidR="00A457AF" w:rsidRDefault="00A457AF" w:rsidP="00410C5F">
            <w:pPr>
              <w:pStyle w:val="ListParagraph"/>
              <w:spacing w:line="360" w:lineRule="auto"/>
              <w:ind w:left="0"/>
            </w:pPr>
            <w:r>
              <w:t>.</w:t>
            </w:r>
          </w:p>
        </w:tc>
        <w:tc>
          <w:tcPr>
            <w:tcW w:w="3240" w:type="dxa"/>
          </w:tcPr>
          <w:p w:rsidR="00A457AF" w:rsidRDefault="00A457AF" w:rsidP="00410C5F">
            <w:pPr>
              <w:pStyle w:val="ListParagraph"/>
              <w:spacing w:line="360" w:lineRule="auto"/>
              <w:ind w:left="0"/>
            </w:pPr>
          </w:p>
        </w:tc>
      </w:tr>
      <w:tr w:rsidR="00A457AF" w:rsidTr="00E72B15">
        <w:tc>
          <w:tcPr>
            <w:tcW w:w="1368" w:type="dxa"/>
          </w:tcPr>
          <w:p w:rsidR="00A457AF" w:rsidRDefault="00A457AF" w:rsidP="00AA4C96">
            <w:pPr>
              <w:pStyle w:val="ListParagraph"/>
              <w:spacing w:line="360" w:lineRule="auto"/>
              <w:ind w:left="0"/>
            </w:pPr>
            <w:r>
              <w:t>5881</w:t>
            </w:r>
          </w:p>
        </w:tc>
        <w:tc>
          <w:tcPr>
            <w:tcW w:w="3420" w:type="dxa"/>
          </w:tcPr>
          <w:p w:rsidR="00A457AF" w:rsidRDefault="00A457AF" w:rsidP="00410C5F">
            <w:pPr>
              <w:pStyle w:val="ListParagraph"/>
              <w:spacing w:line="360" w:lineRule="auto"/>
              <w:ind w:left="0"/>
            </w:pPr>
            <w:r>
              <w:t>.</w:t>
            </w:r>
          </w:p>
        </w:tc>
        <w:tc>
          <w:tcPr>
            <w:tcW w:w="3240" w:type="dxa"/>
          </w:tcPr>
          <w:p w:rsidR="00A457AF" w:rsidRDefault="00A457AF" w:rsidP="00410C5F">
            <w:pPr>
              <w:pStyle w:val="ListParagraph"/>
              <w:spacing w:line="360" w:lineRule="auto"/>
              <w:ind w:left="0"/>
            </w:pPr>
          </w:p>
        </w:tc>
      </w:tr>
      <w:tr w:rsidR="00A457AF" w:rsidTr="00E72B15">
        <w:tc>
          <w:tcPr>
            <w:tcW w:w="1368" w:type="dxa"/>
          </w:tcPr>
          <w:p w:rsidR="00A457AF" w:rsidRDefault="00A457AF" w:rsidP="00AA4C96">
            <w:pPr>
              <w:pStyle w:val="ListParagraph"/>
              <w:spacing w:line="360" w:lineRule="auto"/>
              <w:ind w:left="0"/>
            </w:pPr>
            <w:r>
              <w:t>5881</w:t>
            </w:r>
          </w:p>
        </w:tc>
        <w:tc>
          <w:tcPr>
            <w:tcW w:w="3420" w:type="dxa"/>
          </w:tcPr>
          <w:p w:rsidR="00A457AF" w:rsidRDefault="00A457AF" w:rsidP="00410C5F">
            <w:pPr>
              <w:pStyle w:val="ListParagraph"/>
              <w:spacing w:line="360" w:lineRule="auto"/>
              <w:ind w:left="0"/>
            </w:pPr>
            <w:r>
              <w:t>.</w:t>
            </w:r>
          </w:p>
        </w:tc>
        <w:tc>
          <w:tcPr>
            <w:tcW w:w="3240" w:type="dxa"/>
          </w:tcPr>
          <w:p w:rsidR="00A457AF" w:rsidRDefault="00A457AF" w:rsidP="00410C5F">
            <w:pPr>
              <w:pStyle w:val="ListParagraph"/>
              <w:spacing w:line="360" w:lineRule="auto"/>
              <w:ind w:left="0"/>
            </w:pPr>
          </w:p>
        </w:tc>
      </w:tr>
      <w:tr w:rsidR="00A457AF" w:rsidTr="00E72B15">
        <w:tc>
          <w:tcPr>
            <w:tcW w:w="1368" w:type="dxa"/>
          </w:tcPr>
          <w:p w:rsidR="00A457AF" w:rsidRDefault="00A457AF" w:rsidP="00AA4C96">
            <w:pPr>
              <w:pStyle w:val="ListParagraph"/>
              <w:spacing w:line="360" w:lineRule="auto"/>
              <w:ind w:left="0"/>
            </w:pPr>
            <w:r>
              <w:t>5881</w:t>
            </w:r>
          </w:p>
        </w:tc>
        <w:tc>
          <w:tcPr>
            <w:tcW w:w="3420" w:type="dxa"/>
          </w:tcPr>
          <w:p w:rsidR="00A457AF" w:rsidRDefault="00A457AF" w:rsidP="00410C5F">
            <w:pPr>
              <w:pStyle w:val="ListParagraph"/>
              <w:spacing w:line="360" w:lineRule="auto"/>
              <w:ind w:left="0"/>
            </w:pPr>
            <w:r>
              <w:t>1</w:t>
            </w:r>
          </w:p>
        </w:tc>
        <w:tc>
          <w:tcPr>
            <w:tcW w:w="3240" w:type="dxa"/>
          </w:tcPr>
          <w:p w:rsidR="00A457AF" w:rsidRDefault="00A457AF" w:rsidP="00410C5F">
            <w:pPr>
              <w:pStyle w:val="ListParagraph"/>
              <w:spacing w:line="360" w:lineRule="auto"/>
              <w:ind w:left="0"/>
            </w:pPr>
            <w:r w:rsidRPr="00A457AF">
              <w:t>33204</w:t>
            </w:r>
          </w:p>
        </w:tc>
      </w:tr>
      <w:tr w:rsidR="00A457AF" w:rsidTr="00E72B15">
        <w:tc>
          <w:tcPr>
            <w:tcW w:w="1368" w:type="dxa"/>
          </w:tcPr>
          <w:p w:rsidR="00A457AF" w:rsidRDefault="00A457AF" w:rsidP="00AA4C96">
            <w:pPr>
              <w:pStyle w:val="ListParagraph"/>
              <w:spacing w:line="360" w:lineRule="auto"/>
              <w:ind w:left="0"/>
            </w:pPr>
            <w:r>
              <w:t>5881</w:t>
            </w:r>
          </w:p>
        </w:tc>
        <w:tc>
          <w:tcPr>
            <w:tcW w:w="3420" w:type="dxa"/>
          </w:tcPr>
          <w:p w:rsidR="00A457AF" w:rsidRDefault="00A457AF" w:rsidP="00410C5F">
            <w:pPr>
              <w:pStyle w:val="ListParagraph"/>
              <w:spacing w:line="360" w:lineRule="auto"/>
              <w:ind w:left="0"/>
            </w:pPr>
            <w:r>
              <w:t>0</w:t>
            </w:r>
          </w:p>
        </w:tc>
        <w:tc>
          <w:tcPr>
            <w:tcW w:w="3240" w:type="dxa"/>
          </w:tcPr>
          <w:p w:rsidR="00A457AF" w:rsidRPr="00A457AF" w:rsidRDefault="00A457AF" w:rsidP="00410C5F">
            <w:pPr>
              <w:pStyle w:val="ListParagraph"/>
              <w:spacing w:line="360" w:lineRule="auto"/>
              <w:ind w:left="0"/>
            </w:pPr>
            <w:r>
              <w:t>0</w:t>
            </w:r>
          </w:p>
        </w:tc>
      </w:tr>
    </w:tbl>
    <w:p w:rsidR="00410C5F" w:rsidRDefault="00410C5F" w:rsidP="00410C5F">
      <w:pPr>
        <w:pStyle w:val="ListParagraph"/>
        <w:spacing w:line="360" w:lineRule="auto"/>
      </w:pPr>
    </w:p>
    <w:p w:rsidR="00E72B15" w:rsidRDefault="00E72B15" w:rsidP="00410C5F">
      <w:pPr>
        <w:pStyle w:val="ListParagraph"/>
        <w:spacing w:line="360" w:lineRule="auto"/>
      </w:pPr>
      <w:r>
        <w:t>Current process Id = 5881 (which is running the above the user space application)</w:t>
      </w:r>
    </w:p>
    <w:p w:rsidR="00E72B15" w:rsidRDefault="00E72B15" w:rsidP="00410C5F">
      <w:pPr>
        <w:pStyle w:val="ListParagraph"/>
        <w:spacing w:line="360" w:lineRule="auto"/>
      </w:pPr>
      <w:r>
        <w:t>Average number of major page faults: 1</w:t>
      </w:r>
    </w:p>
    <w:p w:rsidR="00E72B15" w:rsidRDefault="00E72B15" w:rsidP="00410C5F">
      <w:pPr>
        <w:pStyle w:val="ListParagraph"/>
        <w:spacing w:line="360" w:lineRule="auto"/>
      </w:pPr>
      <w:r>
        <w:t>Average number of minor page faults: 33204</w:t>
      </w:r>
    </w:p>
    <w:p w:rsidR="00F453D9" w:rsidRDefault="00F453D9" w:rsidP="00F453D9">
      <w:pPr>
        <w:pStyle w:val="ListParagraph"/>
        <w:spacing w:line="360" w:lineRule="auto"/>
      </w:pPr>
      <w:r>
        <w:t>See Appendix A</w:t>
      </w:r>
      <w:r w:rsidR="00137B5B">
        <w:t xml:space="preserve"> for detailed results</w:t>
      </w:r>
    </w:p>
    <w:p w:rsidR="00175063" w:rsidRDefault="00A42BAD" w:rsidP="00A24D87">
      <w:pPr>
        <w:pStyle w:val="ListParagraph"/>
        <w:numPr>
          <w:ilvl w:val="0"/>
          <w:numId w:val="40"/>
        </w:numPr>
        <w:spacing w:line="360" w:lineRule="auto"/>
      </w:pPr>
      <w:r>
        <w:t>v</w:t>
      </w:r>
      <w:r w:rsidR="00175063">
        <w:t>al = 1000( group id- page fault statistics for all the processes belonging to the group)</w:t>
      </w:r>
    </w:p>
    <w:tbl>
      <w:tblPr>
        <w:tblStyle w:val="TableGrid"/>
        <w:tblW w:w="0" w:type="auto"/>
        <w:tblInd w:w="720" w:type="dxa"/>
        <w:tblLook w:val="04A0" w:firstRow="1" w:lastRow="0" w:firstColumn="1" w:lastColumn="0" w:noHBand="0" w:noVBand="1"/>
      </w:tblPr>
      <w:tblGrid>
        <w:gridCol w:w="1368"/>
        <w:gridCol w:w="3420"/>
        <w:gridCol w:w="3240"/>
      </w:tblGrid>
      <w:tr w:rsidR="00E72B15" w:rsidTr="00AA4C96">
        <w:trPr>
          <w:trHeight w:val="413"/>
        </w:trPr>
        <w:tc>
          <w:tcPr>
            <w:tcW w:w="1368" w:type="dxa"/>
          </w:tcPr>
          <w:p w:rsidR="00E72B15" w:rsidRDefault="008B7FA2" w:rsidP="00AA4C96">
            <w:pPr>
              <w:pStyle w:val="ListParagraph"/>
              <w:spacing w:line="360" w:lineRule="auto"/>
              <w:ind w:left="0"/>
            </w:pPr>
            <w:r>
              <w:t>Group Id</w:t>
            </w:r>
          </w:p>
        </w:tc>
        <w:tc>
          <w:tcPr>
            <w:tcW w:w="3420" w:type="dxa"/>
          </w:tcPr>
          <w:p w:rsidR="00E72B15" w:rsidRDefault="00E72B15" w:rsidP="00AA4C96">
            <w:pPr>
              <w:pStyle w:val="ListParagraph"/>
              <w:spacing w:line="360" w:lineRule="auto"/>
              <w:ind w:left="0"/>
            </w:pPr>
            <w:r>
              <w:t>Number of major page faults</w:t>
            </w:r>
          </w:p>
        </w:tc>
        <w:tc>
          <w:tcPr>
            <w:tcW w:w="3240" w:type="dxa"/>
          </w:tcPr>
          <w:p w:rsidR="00E72B15" w:rsidRDefault="00E72B15" w:rsidP="00AA4C96">
            <w:pPr>
              <w:pStyle w:val="ListParagraph"/>
              <w:spacing w:line="360" w:lineRule="auto"/>
              <w:ind w:left="0"/>
            </w:pPr>
            <w:r>
              <w:t>Number of minor page faults</w:t>
            </w:r>
          </w:p>
        </w:tc>
      </w:tr>
      <w:tr w:rsidR="00E72B15" w:rsidTr="00AA4C96">
        <w:tc>
          <w:tcPr>
            <w:tcW w:w="1368" w:type="dxa"/>
          </w:tcPr>
          <w:p w:rsidR="00E72B15" w:rsidRDefault="008B7FA2" w:rsidP="00AA4C96">
            <w:pPr>
              <w:pStyle w:val="ListParagraph"/>
              <w:spacing w:line="360" w:lineRule="auto"/>
              <w:ind w:left="0"/>
            </w:pPr>
            <w:r>
              <w:t>1000</w:t>
            </w:r>
          </w:p>
        </w:tc>
        <w:tc>
          <w:tcPr>
            <w:tcW w:w="3420" w:type="dxa"/>
          </w:tcPr>
          <w:p w:rsidR="00E72B15" w:rsidRDefault="00E72B15" w:rsidP="00AA4C96">
            <w:pPr>
              <w:pStyle w:val="ListParagraph"/>
              <w:spacing w:line="360" w:lineRule="auto"/>
              <w:ind w:left="0"/>
            </w:pPr>
            <w:r>
              <w:t>0</w:t>
            </w:r>
          </w:p>
        </w:tc>
        <w:tc>
          <w:tcPr>
            <w:tcW w:w="3240" w:type="dxa"/>
          </w:tcPr>
          <w:p w:rsidR="00E72B15" w:rsidRDefault="00E72B15" w:rsidP="00AA4C96">
            <w:pPr>
              <w:pStyle w:val="ListParagraph"/>
              <w:spacing w:line="360" w:lineRule="auto"/>
              <w:ind w:left="0"/>
            </w:pPr>
            <w:r>
              <w:t>0</w:t>
            </w:r>
          </w:p>
        </w:tc>
      </w:tr>
      <w:tr w:rsidR="00E72B15" w:rsidTr="00AA4C96">
        <w:tc>
          <w:tcPr>
            <w:tcW w:w="1368" w:type="dxa"/>
          </w:tcPr>
          <w:p w:rsidR="00E72B15" w:rsidRDefault="008B7FA2" w:rsidP="00AA4C96">
            <w:pPr>
              <w:pStyle w:val="ListParagraph"/>
              <w:spacing w:line="360" w:lineRule="auto"/>
              <w:ind w:left="0"/>
            </w:pPr>
            <w:r>
              <w:t>1000</w:t>
            </w:r>
          </w:p>
        </w:tc>
        <w:tc>
          <w:tcPr>
            <w:tcW w:w="3420" w:type="dxa"/>
          </w:tcPr>
          <w:p w:rsidR="00E72B15" w:rsidRDefault="000F0825" w:rsidP="00AA4C96">
            <w:pPr>
              <w:pStyle w:val="ListParagraph"/>
              <w:spacing w:line="360" w:lineRule="auto"/>
              <w:ind w:left="0"/>
            </w:pPr>
            <w:r>
              <w:t>85070</w:t>
            </w:r>
          </w:p>
        </w:tc>
        <w:tc>
          <w:tcPr>
            <w:tcW w:w="3240" w:type="dxa"/>
          </w:tcPr>
          <w:p w:rsidR="00E72B15" w:rsidRDefault="000F0825" w:rsidP="00AA4C96">
            <w:pPr>
              <w:pStyle w:val="ListParagraph"/>
              <w:spacing w:line="360" w:lineRule="auto"/>
              <w:ind w:left="0"/>
            </w:pPr>
            <w:r>
              <w:t>0</w:t>
            </w:r>
          </w:p>
        </w:tc>
      </w:tr>
      <w:tr w:rsidR="00E72B15" w:rsidTr="00AA4C96">
        <w:tc>
          <w:tcPr>
            <w:tcW w:w="1368" w:type="dxa"/>
          </w:tcPr>
          <w:p w:rsidR="00E72B15" w:rsidRDefault="008B7FA2" w:rsidP="00AA4C96">
            <w:pPr>
              <w:pStyle w:val="ListParagraph"/>
              <w:spacing w:line="360" w:lineRule="auto"/>
              <w:ind w:left="0"/>
            </w:pPr>
            <w:r>
              <w:t>1000</w:t>
            </w:r>
          </w:p>
        </w:tc>
        <w:tc>
          <w:tcPr>
            <w:tcW w:w="3420" w:type="dxa"/>
          </w:tcPr>
          <w:p w:rsidR="00E72B15" w:rsidRDefault="000F0825" w:rsidP="00AA4C96">
            <w:pPr>
              <w:pStyle w:val="ListParagraph"/>
              <w:spacing w:line="360" w:lineRule="auto"/>
              <w:ind w:left="0"/>
            </w:pPr>
            <w:r>
              <w:t>6055715</w:t>
            </w:r>
          </w:p>
        </w:tc>
        <w:tc>
          <w:tcPr>
            <w:tcW w:w="3240" w:type="dxa"/>
          </w:tcPr>
          <w:p w:rsidR="00E72B15" w:rsidRDefault="000F0825" w:rsidP="00AA4C96">
            <w:pPr>
              <w:pStyle w:val="ListParagraph"/>
              <w:spacing w:line="360" w:lineRule="auto"/>
              <w:ind w:left="0"/>
            </w:pPr>
            <w:r>
              <w:t>0</w:t>
            </w:r>
          </w:p>
        </w:tc>
      </w:tr>
      <w:tr w:rsidR="008B7FA2" w:rsidTr="00AA4C96">
        <w:tc>
          <w:tcPr>
            <w:tcW w:w="1368" w:type="dxa"/>
          </w:tcPr>
          <w:p w:rsidR="008B7FA2" w:rsidRDefault="008B7FA2">
            <w:r w:rsidRPr="0088073C">
              <w:t>1000</w:t>
            </w:r>
          </w:p>
        </w:tc>
        <w:tc>
          <w:tcPr>
            <w:tcW w:w="3420" w:type="dxa"/>
          </w:tcPr>
          <w:p w:rsidR="008B7FA2" w:rsidRDefault="000F0825" w:rsidP="00AA4C96">
            <w:pPr>
              <w:pStyle w:val="ListParagraph"/>
              <w:spacing w:line="360" w:lineRule="auto"/>
              <w:ind w:left="0"/>
            </w:pPr>
            <w:r>
              <w:t>12200211</w:t>
            </w:r>
          </w:p>
        </w:tc>
        <w:tc>
          <w:tcPr>
            <w:tcW w:w="3240" w:type="dxa"/>
          </w:tcPr>
          <w:p w:rsidR="008B7FA2" w:rsidRDefault="000F0825" w:rsidP="00AA4C96">
            <w:pPr>
              <w:pStyle w:val="ListParagraph"/>
              <w:spacing w:line="360" w:lineRule="auto"/>
              <w:ind w:left="0"/>
            </w:pPr>
            <w:r>
              <w:t>0</w:t>
            </w:r>
          </w:p>
        </w:tc>
      </w:tr>
      <w:tr w:rsidR="008B7FA2" w:rsidTr="00AA4C96">
        <w:tc>
          <w:tcPr>
            <w:tcW w:w="1368" w:type="dxa"/>
          </w:tcPr>
          <w:p w:rsidR="008B7FA2" w:rsidRDefault="008B7FA2">
            <w:r w:rsidRPr="0088073C">
              <w:t>1000</w:t>
            </w:r>
          </w:p>
        </w:tc>
        <w:tc>
          <w:tcPr>
            <w:tcW w:w="3420" w:type="dxa"/>
          </w:tcPr>
          <w:p w:rsidR="008B7FA2" w:rsidRDefault="000F0825" w:rsidP="00AA4C96">
            <w:pPr>
              <w:pStyle w:val="ListParagraph"/>
              <w:spacing w:line="360" w:lineRule="auto"/>
              <w:ind w:left="0"/>
            </w:pPr>
            <w:r>
              <w:t>18493151</w:t>
            </w:r>
          </w:p>
        </w:tc>
        <w:tc>
          <w:tcPr>
            <w:tcW w:w="3240" w:type="dxa"/>
          </w:tcPr>
          <w:p w:rsidR="008B7FA2" w:rsidRDefault="000F0825" w:rsidP="00AA4C96">
            <w:pPr>
              <w:pStyle w:val="ListParagraph"/>
              <w:spacing w:line="360" w:lineRule="auto"/>
              <w:ind w:left="0"/>
            </w:pPr>
            <w:r>
              <w:t>0</w:t>
            </w:r>
          </w:p>
        </w:tc>
      </w:tr>
      <w:tr w:rsidR="008B7FA2" w:rsidTr="00AA4C96">
        <w:tc>
          <w:tcPr>
            <w:tcW w:w="1368" w:type="dxa"/>
          </w:tcPr>
          <w:p w:rsidR="008B7FA2" w:rsidRDefault="008B7FA2">
            <w:r w:rsidRPr="0088073C">
              <w:lastRenderedPageBreak/>
              <w:t>1000</w:t>
            </w:r>
          </w:p>
        </w:tc>
        <w:tc>
          <w:tcPr>
            <w:tcW w:w="3420" w:type="dxa"/>
          </w:tcPr>
          <w:p w:rsidR="008B7FA2" w:rsidRDefault="000F0825" w:rsidP="00AA4C96">
            <w:pPr>
              <w:pStyle w:val="ListParagraph"/>
              <w:spacing w:line="360" w:lineRule="auto"/>
              <w:ind w:left="0"/>
            </w:pPr>
            <w:r>
              <w:t>24934771</w:t>
            </w:r>
          </w:p>
        </w:tc>
        <w:tc>
          <w:tcPr>
            <w:tcW w:w="3240" w:type="dxa"/>
          </w:tcPr>
          <w:p w:rsidR="008B7FA2" w:rsidRDefault="000F0825" w:rsidP="00AA4C96">
            <w:pPr>
              <w:pStyle w:val="ListParagraph"/>
              <w:spacing w:line="360" w:lineRule="auto"/>
              <w:ind w:left="0"/>
            </w:pPr>
            <w:r>
              <w:t>0</w:t>
            </w:r>
          </w:p>
        </w:tc>
      </w:tr>
      <w:tr w:rsidR="000F0825" w:rsidTr="00AA4C96">
        <w:tc>
          <w:tcPr>
            <w:tcW w:w="1368" w:type="dxa"/>
          </w:tcPr>
          <w:p w:rsidR="000F0825" w:rsidRDefault="000F0825">
            <w:r w:rsidRPr="00F97A27">
              <w:t>1000</w:t>
            </w:r>
          </w:p>
        </w:tc>
        <w:tc>
          <w:tcPr>
            <w:tcW w:w="3420" w:type="dxa"/>
          </w:tcPr>
          <w:p w:rsidR="000F0825" w:rsidRDefault="000F0825" w:rsidP="00AA4C96">
            <w:pPr>
              <w:pStyle w:val="ListParagraph"/>
              <w:spacing w:line="360" w:lineRule="auto"/>
              <w:ind w:left="0"/>
            </w:pPr>
            <w:r>
              <w:t>31525071</w:t>
            </w:r>
          </w:p>
        </w:tc>
        <w:tc>
          <w:tcPr>
            <w:tcW w:w="3240" w:type="dxa"/>
          </w:tcPr>
          <w:p w:rsidR="000F0825" w:rsidRDefault="000F0825" w:rsidP="00AA4C96">
            <w:pPr>
              <w:pStyle w:val="ListParagraph"/>
              <w:spacing w:line="360" w:lineRule="auto"/>
              <w:ind w:left="0"/>
            </w:pPr>
            <w:r>
              <w:t>0</w:t>
            </w:r>
          </w:p>
        </w:tc>
      </w:tr>
      <w:tr w:rsidR="000F0825" w:rsidTr="00AA4C96">
        <w:tc>
          <w:tcPr>
            <w:tcW w:w="1368" w:type="dxa"/>
          </w:tcPr>
          <w:p w:rsidR="000F0825" w:rsidRDefault="000F0825">
            <w:r w:rsidRPr="00F97A27">
              <w:t>1000</w:t>
            </w:r>
          </w:p>
        </w:tc>
        <w:tc>
          <w:tcPr>
            <w:tcW w:w="3420" w:type="dxa"/>
          </w:tcPr>
          <w:p w:rsidR="000F0825" w:rsidRDefault="000F0825" w:rsidP="00AA4C96">
            <w:pPr>
              <w:pStyle w:val="ListParagraph"/>
              <w:spacing w:line="360" w:lineRule="auto"/>
              <w:ind w:left="0"/>
            </w:pPr>
            <w:r>
              <w:rPr>
                <w:rFonts w:ascii="Courier New" w:eastAsia="Calibri" w:hAnsi="Courier New" w:cs="Courier New"/>
                <w:noProof/>
                <w:sz w:val="20"/>
                <w:szCs w:val="20"/>
              </w:rPr>
              <w:t>38264051</w:t>
            </w:r>
          </w:p>
        </w:tc>
        <w:tc>
          <w:tcPr>
            <w:tcW w:w="3240" w:type="dxa"/>
          </w:tcPr>
          <w:p w:rsidR="000F0825" w:rsidRDefault="000F0825" w:rsidP="00AA4C96">
            <w:pPr>
              <w:pStyle w:val="ListParagraph"/>
              <w:spacing w:line="360" w:lineRule="auto"/>
              <w:ind w:left="0"/>
            </w:pPr>
            <w:r>
              <w:t>0</w:t>
            </w:r>
          </w:p>
        </w:tc>
      </w:tr>
      <w:tr w:rsidR="000F0825" w:rsidTr="00AA4C96">
        <w:tc>
          <w:tcPr>
            <w:tcW w:w="1368" w:type="dxa"/>
          </w:tcPr>
          <w:p w:rsidR="000F0825" w:rsidRDefault="000F0825">
            <w:r w:rsidRPr="00F97A27">
              <w:t>1000</w:t>
            </w:r>
          </w:p>
        </w:tc>
        <w:tc>
          <w:tcPr>
            <w:tcW w:w="3420" w:type="dxa"/>
          </w:tcPr>
          <w:p w:rsidR="000F0825" w:rsidRDefault="000F0825" w:rsidP="00AA4C96">
            <w:pPr>
              <w:pStyle w:val="ListParagraph"/>
              <w:spacing w:line="360" w:lineRule="auto"/>
              <w:ind w:left="0"/>
            </w:pPr>
            <w:r>
              <w:rPr>
                <w:rFonts w:ascii="Courier New" w:eastAsia="Calibri" w:hAnsi="Courier New" w:cs="Courier New"/>
                <w:noProof/>
                <w:sz w:val="20"/>
                <w:szCs w:val="20"/>
              </w:rPr>
              <w:t>45151711</w:t>
            </w:r>
          </w:p>
        </w:tc>
        <w:tc>
          <w:tcPr>
            <w:tcW w:w="3240" w:type="dxa"/>
          </w:tcPr>
          <w:p w:rsidR="000F0825" w:rsidRDefault="000F0825" w:rsidP="00AA4C96">
            <w:pPr>
              <w:pStyle w:val="ListParagraph"/>
              <w:spacing w:line="360" w:lineRule="auto"/>
              <w:ind w:left="0"/>
            </w:pPr>
            <w:r>
              <w:t>0</w:t>
            </w:r>
          </w:p>
        </w:tc>
      </w:tr>
      <w:tr w:rsidR="000F0825" w:rsidTr="00AA4C96">
        <w:tc>
          <w:tcPr>
            <w:tcW w:w="1368" w:type="dxa"/>
          </w:tcPr>
          <w:p w:rsidR="000F0825" w:rsidRDefault="000F0825">
            <w:r w:rsidRPr="00F97A27">
              <w:t>1000</w:t>
            </w:r>
          </w:p>
        </w:tc>
        <w:tc>
          <w:tcPr>
            <w:tcW w:w="3420" w:type="dxa"/>
          </w:tcPr>
          <w:p w:rsidR="000F0825" w:rsidRDefault="000F0825" w:rsidP="00AA4C96">
            <w:pPr>
              <w:pStyle w:val="ListParagraph"/>
              <w:spacing w:line="360" w:lineRule="auto"/>
              <w:ind w:left="0"/>
            </w:pPr>
            <w:r>
              <w:rPr>
                <w:rFonts w:ascii="Courier New" w:eastAsia="Calibri" w:hAnsi="Courier New" w:cs="Courier New"/>
                <w:noProof/>
                <w:sz w:val="20"/>
                <w:szCs w:val="20"/>
              </w:rPr>
              <w:t>52188287</w:t>
            </w:r>
          </w:p>
        </w:tc>
        <w:tc>
          <w:tcPr>
            <w:tcW w:w="3240" w:type="dxa"/>
          </w:tcPr>
          <w:p w:rsidR="000F0825" w:rsidRDefault="000F0825" w:rsidP="00AA4C96">
            <w:pPr>
              <w:pStyle w:val="ListParagraph"/>
              <w:spacing w:line="360" w:lineRule="auto"/>
              <w:ind w:left="0"/>
            </w:pPr>
            <w:r>
              <w:t>0</w:t>
            </w:r>
          </w:p>
        </w:tc>
      </w:tr>
      <w:tr w:rsidR="000F0825" w:rsidTr="00AA4C96">
        <w:tc>
          <w:tcPr>
            <w:tcW w:w="1368" w:type="dxa"/>
          </w:tcPr>
          <w:p w:rsidR="000F0825" w:rsidRPr="00F97A27" w:rsidRDefault="000F0825">
            <w:r>
              <w:t>1000</w:t>
            </w:r>
          </w:p>
        </w:tc>
        <w:tc>
          <w:tcPr>
            <w:tcW w:w="3420" w:type="dxa"/>
          </w:tcPr>
          <w:p w:rsidR="000F0825" w:rsidRDefault="000F0825" w:rsidP="00AA4C96">
            <w:pPr>
              <w:pStyle w:val="ListParagraph"/>
              <w:spacing w:line="360" w:lineRule="auto"/>
              <w:ind w:left="0"/>
            </w:pPr>
            <w:r>
              <w:t>.</w:t>
            </w:r>
          </w:p>
        </w:tc>
        <w:tc>
          <w:tcPr>
            <w:tcW w:w="3240" w:type="dxa"/>
          </w:tcPr>
          <w:p w:rsidR="000F0825" w:rsidRDefault="000F0825" w:rsidP="00AA4C96">
            <w:pPr>
              <w:pStyle w:val="ListParagraph"/>
              <w:spacing w:line="360" w:lineRule="auto"/>
              <w:ind w:left="0"/>
            </w:pPr>
            <w:r>
              <w:t>.</w:t>
            </w:r>
          </w:p>
        </w:tc>
      </w:tr>
      <w:tr w:rsidR="000F0825" w:rsidTr="00AA4C96">
        <w:tc>
          <w:tcPr>
            <w:tcW w:w="1368" w:type="dxa"/>
          </w:tcPr>
          <w:p w:rsidR="000F0825" w:rsidRDefault="000F0825">
            <w:r>
              <w:t>1000</w:t>
            </w:r>
          </w:p>
        </w:tc>
        <w:tc>
          <w:tcPr>
            <w:tcW w:w="3420" w:type="dxa"/>
          </w:tcPr>
          <w:p w:rsidR="000F0825" w:rsidRDefault="000F0825" w:rsidP="00AA4C96">
            <w:pPr>
              <w:pStyle w:val="ListParagraph"/>
              <w:spacing w:line="360" w:lineRule="auto"/>
              <w:ind w:left="0"/>
            </w:pPr>
            <w:r>
              <w:t>.</w:t>
            </w:r>
          </w:p>
        </w:tc>
        <w:tc>
          <w:tcPr>
            <w:tcW w:w="3240" w:type="dxa"/>
          </w:tcPr>
          <w:p w:rsidR="000F0825" w:rsidRDefault="000F0825" w:rsidP="00AA4C96">
            <w:pPr>
              <w:pStyle w:val="ListParagraph"/>
              <w:spacing w:line="360" w:lineRule="auto"/>
              <w:ind w:left="0"/>
            </w:pPr>
            <w:r>
              <w:t>.</w:t>
            </w:r>
          </w:p>
        </w:tc>
      </w:tr>
      <w:tr w:rsidR="000F0825" w:rsidTr="00AA4C96">
        <w:tc>
          <w:tcPr>
            <w:tcW w:w="1368" w:type="dxa"/>
          </w:tcPr>
          <w:p w:rsidR="000F0825" w:rsidRDefault="000F0825">
            <w:r>
              <w:t>1000</w:t>
            </w:r>
          </w:p>
        </w:tc>
        <w:tc>
          <w:tcPr>
            <w:tcW w:w="3420" w:type="dxa"/>
          </w:tcPr>
          <w:p w:rsidR="000F0825" w:rsidRDefault="000F0825" w:rsidP="00AA4C96">
            <w:pPr>
              <w:pStyle w:val="ListParagraph"/>
              <w:spacing w:line="360" w:lineRule="auto"/>
              <w:ind w:left="0"/>
            </w:pPr>
            <w:r>
              <w:rPr>
                <w:rFonts w:ascii="Courier New" w:eastAsia="Calibri" w:hAnsi="Courier New" w:cs="Courier New"/>
                <w:noProof/>
                <w:sz w:val="20"/>
                <w:szCs w:val="20"/>
              </w:rPr>
              <w:t>105608303</w:t>
            </w:r>
          </w:p>
        </w:tc>
        <w:tc>
          <w:tcPr>
            <w:tcW w:w="3240" w:type="dxa"/>
          </w:tcPr>
          <w:p w:rsidR="000F0825" w:rsidRDefault="000F0825" w:rsidP="00AA4C96">
            <w:pPr>
              <w:pStyle w:val="ListParagraph"/>
              <w:spacing w:line="360" w:lineRule="auto"/>
              <w:ind w:left="0"/>
            </w:pPr>
          </w:p>
        </w:tc>
      </w:tr>
      <w:tr w:rsidR="000F0825" w:rsidTr="00AA4C96">
        <w:tc>
          <w:tcPr>
            <w:tcW w:w="1368" w:type="dxa"/>
          </w:tcPr>
          <w:p w:rsidR="000F0825" w:rsidRDefault="000F0825">
            <w:r>
              <w:t>1000</w:t>
            </w:r>
          </w:p>
        </w:tc>
        <w:tc>
          <w:tcPr>
            <w:tcW w:w="3420" w:type="dxa"/>
          </w:tcPr>
          <w:p w:rsidR="000F0825" w:rsidRDefault="000F0825" w:rsidP="00AA4C96">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97530731</w:t>
            </w:r>
          </w:p>
        </w:tc>
        <w:tc>
          <w:tcPr>
            <w:tcW w:w="3240" w:type="dxa"/>
          </w:tcPr>
          <w:p w:rsidR="000F0825" w:rsidRDefault="000F0825" w:rsidP="00AA4C96">
            <w:pPr>
              <w:pStyle w:val="ListParagraph"/>
              <w:spacing w:line="360" w:lineRule="auto"/>
              <w:ind w:left="0"/>
            </w:pPr>
          </w:p>
        </w:tc>
      </w:tr>
      <w:tr w:rsidR="000F0825" w:rsidTr="00AA4C96">
        <w:tc>
          <w:tcPr>
            <w:tcW w:w="1368" w:type="dxa"/>
          </w:tcPr>
          <w:p w:rsidR="000F0825" w:rsidRDefault="000F0825">
            <w:r>
              <w:t>1000</w:t>
            </w:r>
          </w:p>
        </w:tc>
        <w:tc>
          <w:tcPr>
            <w:tcW w:w="3420" w:type="dxa"/>
          </w:tcPr>
          <w:p w:rsidR="000F0825" w:rsidRDefault="000F0825" w:rsidP="00AA4C96">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89601839</w:t>
            </w:r>
          </w:p>
        </w:tc>
        <w:tc>
          <w:tcPr>
            <w:tcW w:w="3240" w:type="dxa"/>
          </w:tcPr>
          <w:p w:rsidR="000F0825" w:rsidRDefault="000F0825" w:rsidP="00AA4C96">
            <w:pPr>
              <w:pStyle w:val="ListParagraph"/>
              <w:spacing w:line="360" w:lineRule="auto"/>
              <w:ind w:left="0"/>
            </w:pPr>
          </w:p>
        </w:tc>
      </w:tr>
      <w:tr w:rsidR="000F0825" w:rsidTr="00AA4C96">
        <w:tc>
          <w:tcPr>
            <w:tcW w:w="1368" w:type="dxa"/>
          </w:tcPr>
          <w:p w:rsidR="000F0825" w:rsidRDefault="000F0825">
            <w:r>
              <w:t>1000</w:t>
            </w:r>
          </w:p>
        </w:tc>
        <w:tc>
          <w:tcPr>
            <w:tcW w:w="3420" w:type="dxa"/>
          </w:tcPr>
          <w:p w:rsidR="000F0825" w:rsidRDefault="000F0825" w:rsidP="00AA4C96">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81821627</w:t>
            </w:r>
          </w:p>
        </w:tc>
        <w:tc>
          <w:tcPr>
            <w:tcW w:w="3240" w:type="dxa"/>
          </w:tcPr>
          <w:p w:rsidR="000F0825" w:rsidRDefault="000F0825" w:rsidP="00AA4C96">
            <w:pPr>
              <w:pStyle w:val="ListParagraph"/>
              <w:spacing w:line="360" w:lineRule="auto"/>
              <w:ind w:left="0"/>
            </w:pPr>
          </w:p>
        </w:tc>
      </w:tr>
      <w:tr w:rsidR="000F0825" w:rsidTr="00AA4C96">
        <w:tc>
          <w:tcPr>
            <w:tcW w:w="1368" w:type="dxa"/>
          </w:tcPr>
          <w:p w:rsidR="000F0825" w:rsidRDefault="000F0825">
            <w:r>
              <w:t>1000</w:t>
            </w:r>
          </w:p>
        </w:tc>
        <w:tc>
          <w:tcPr>
            <w:tcW w:w="3420" w:type="dxa"/>
          </w:tcPr>
          <w:p w:rsidR="000F0825" w:rsidRDefault="000F0825" w:rsidP="000F0825">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74632543</w:t>
            </w:r>
          </w:p>
        </w:tc>
        <w:tc>
          <w:tcPr>
            <w:tcW w:w="3240" w:type="dxa"/>
          </w:tcPr>
          <w:p w:rsidR="000F0825" w:rsidRDefault="000F0825" w:rsidP="00AA4C96">
            <w:pPr>
              <w:pStyle w:val="ListParagraph"/>
              <w:spacing w:line="360" w:lineRule="auto"/>
              <w:ind w:left="0"/>
            </w:pPr>
          </w:p>
        </w:tc>
      </w:tr>
      <w:tr w:rsidR="000F0825" w:rsidTr="00AA4C96">
        <w:tc>
          <w:tcPr>
            <w:tcW w:w="1368" w:type="dxa"/>
          </w:tcPr>
          <w:p w:rsidR="000F0825" w:rsidRDefault="000F0825">
            <w:r>
              <w:t>1000</w:t>
            </w:r>
          </w:p>
        </w:tc>
        <w:tc>
          <w:tcPr>
            <w:tcW w:w="3420" w:type="dxa"/>
          </w:tcPr>
          <w:p w:rsidR="000F0825" w:rsidRDefault="000F0825" w:rsidP="000F0825">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w:t>
            </w:r>
          </w:p>
        </w:tc>
        <w:tc>
          <w:tcPr>
            <w:tcW w:w="3240" w:type="dxa"/>
          </w:tcPr>
          <w:p w:rsidR="000F0825" w:rsidRDefault="000F0825" w:rsidP="00AA4C96">
            <w:pPr>
              <w:pStyle w:val="ListParagraph"/>
              <w:spacing w:line="360" w:lineRule="auto"/>
              <w:ind w:left="0"/>
            </w:pPr>
          </w:p>
        </w:tc>
      </w:tr>
      <w:tr w:rsidR="000F0825" w:rsidTr="00AA4C96">
        <w:tc>
          <w:tcPr>
            <w:tcW w:w="1368" w:type="dxa"/>
          </w:tcPr>
          <w:p w:rsidR="000F0825" w:rsidRDefault="000F0825">
            <w:r>
              <w:t>1000</w:t>
            </w:r>
          </w:p>
        </w:tc>
        <w:tc>
          <w:tcPr>
            <w:tcW w:w="3420" w:type="dxa"/>
          </w:tcPr>
          <w:p w:rsidR="000F0825" w:rsidRDefault="000F0825" w:rsidP="000F0825">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w:t>
            </w:r>
          </w:p>
        </w:tc>
        <w:tc>
          <w:tcPr>
            <w:tcW w:w="3240" w:type="dxa"/>
          </w:tcPr>
          <w:p w:rsidR="000F0825" w:rsidRDefault="000F0825" w:rsidP="00AA4C96">
            <w:pPr>
              <w:pStyle w:val="ListParagraph"/>
              <w:spacing w:line="360" w:lineRule="auto"/>
              <w:ind w:left="0"/>
            </w:pPr>
          </w:p>
        </w:tc>
      </w:tr>
      <w:tr w:rsidR="000F0825" w:rsidTr="00AA4C96">
        <w:tc>
          <w:tcPr>
            <w:tcW w:w="1368" w:type="dxa"/>
          </w:tcPr>
          <w:p w:rsidR="000F0825" w:rsidRDefault="000F0825">
            <w:r>
              <w:t>1000</w:t>
            </w:r>
          </w:p>
        </w:tc>
        <w:tc>
          <w:tcPr>
            <w:tcW w:w="3420" w:type="dxa"/>
          </w:tcPr>
          <w:p w:rsidR="000F0825" w:rsidRDefault="000F0825" w:rsidP="000F0825">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w:t>
            </w:r>
          </w:p>
        </w:tc>
        <w:tc>
          <w:tcPr>
            <w:tcW w:w="3240" w:type="dxa"/>
          </w:tcPr>
          <w:p w:rsidR="000F0825" w:rsidRDefault="000F0825" w:rsidP="00AA4C96">
            <w:pPr>
              <w:pStyle w:val="ListParagraph"/>
              <w:spacing w:line="360" w:lineRule="auto"/>
              <w:ind w:left="0"/>
            </w:pPr>
          </w:p>
        </w:tc>
      </w:tr>
    </w:tbl>
    <w:p w:rsidR="00A91882" w:rsidRDefault="00A91882" w:rsidP="00A91882">
      <w:pPr>
        <w:pStyle w:val="ListParagraph"/>
        <w:spacing w:line="360" w:lineRule="auto"/>
      </w:pPr>
    </w:p>
    <w:p w:rsidR="005236A7" w:rsidRDefault="005236A7" w:rsidP="00A91882">
      <w:pPr>
        <w:pStyle w:val="ListParagraph"/>
        <w:spacing w:line="360" w:lineRule="auto"/>
      </w:pPr>
      <w:r>
        <w:t>Current Group Id: 1000</w:t>
      </w:r>
    </w:p>
    <w:p w:rsidR="005236A7" w:rsidRDefault="005236A7" w:rsidP="00A91882">
      <w:pPr>
        <w:pStyle w:val="ListParagraph"/>
        <w:spacing w:line="360" w:lineRule="auto"/>
      </w:pPr>
      <w:r>
        <w:t xml:space="preserve">Average Major Page faults: </w:t>
      </w:r>
      <w:r w:rsidR="00227BEB">
        <w:t>53490585.76</w:t>
      </w:r>
    </w:p>
    <w:p w:rsidR="00A91882" w:rsidRDefault="00227BEB" w:rsidP="00A91882">
      <w:pPr>
        <w:pStyle w:val="ListParagraph"/>
        <w:spacing w:line="360" w:lineRule="auto"/>
      </w:pPr>
      <w:r>
        <w:t>Average minor page faults: 0</w:t>
      </w:r>
    </w:p>
    <w:p w:rsidR="00F453D9" w:rsidRDefault="00F453D9" w:rsidP="00F453D9">
      <w:pPr>
        <w:pStyle w:val="ListParagraph"/>
        <w:spacing w:line="360" w:lineRule="auto"/>
      </w:pPr>
      <w:r>
        <w:t>See Appendix B</w:t>
      </w:r>
      <w:r w:rsidR="005E6342">
        <w:t xml:space="preserve"> for detailed results</w:t>
      </w:r>
    </w:p>
    <w:p w:rsidR="00175063" w:rsidRDefault="00A42BAD" w:rsidP="00A24D87">
      <w:pPr>
        <w:pStyle w:val="ListParagraph"/>
        <w:numPr>
          <w:ilvl w:val="0"/>
          <w:numId w:val="40"/>
        </w:numPr>
        <w:spacing w:line="360" w:lineRule="auto"/>
      </w:pPr>
      <w:r>
        <w:t>v</w:t>
      </w:r>
      <w:r w:rsidR="00175063">
        <w:t>al = -1 and</w:t>
      </w:r>
      <w:r w:rsidR="00A3137D">
        <w:t xml:space="preserve">( </w:t>
      </w:r>
      <w:r w:rsidR="002C7A39">
        <w:t xml:space="preserve">get the page faults </w:t>
      </w:r>
      <w:r w:rsidR="00A3137D">
        <w:t>for all the processes running in the system)</w:t>
      </w:r>
    </w:p>
    <w:tbl>
      <w:tblPr>
        <w:tblStyle w:val="TableGrid"/>
        <w:tblW w:w="0" w:type="auto"/>
        <w:tblInd w:w="720" w:type="dxa"/>
        <w:tblLook w:val="04A0" w:firstRow="1" w:lastRow="0" w:firstColumn="1" w:lastColumn="0" w:noHBand="0" w:noVBand="1"/>
      </w:tblPr>
      <w:tblGrid>
        <w:gridCol w:w="3528"/>
        <w:gridCol w:w="3780"/>
      </w:tblGrid>
      <w:tr w:rsidR="00C6324D" w:rsidTr="00C6324D">
        <w:tc>
          <w:tcPr>
            <w:tcW w:w="3528" w:type="dxa"/>
          </w:tcPr>
          <w:p w:rsidR="00C6324D" w:rsidRDefault="00C6324D" w:rsidP="00AA4C96">
            <w:pPr>
              <w:pStyle w:val="ListParagraph"/>
              <w:spacing w:line="360" w:lineRule="auto"/>
              <w:ind w:left="0"/>
            </w:pPr>
            <w:r>
              <w:t>Number of major page faults</w:t>
            </w:r>
          </w:p>
        </w:tc>
        <w:tc>
          <w:tcPr>
            <w:tcW w:w="3780" w:type="dxa"/>
          </w:tcPr>
          <w:p w:rsidR="00C6324D" w:rsidRDefault="00C6324D" w:rsidP="00AA4C96">
            <w:pPr>
              <w:pStyle w:val="ListParagraph"/>
              <w:spacing w:line="360" w:lineRule="auto"/>
              <w:ind w:left="0"/>
            </w:pPr>
            <w:r>
              <w:t>Number of minor page faults</w:t>
            </w:r>
          </w:p>
        </w:tc>
      </w:tr>
      <w:tr w:rsidR="00C6324D" w:rsidTr="00C6324D">
        <w:tc>
          <w:tcPr>
            <w:tcW w:w="3528" w:type="dxa"/>
          </w:tcPr>
          <w:p w:rsidR="00C6324D" w:rsidRPr="00C33748" w:rsidRDefault="00C33748" w:rsidP="00C33748">
            <w:pPr>
              <w:rPr>
                <w:rFonts w:ascii="Calibri" w:hAnsi="Calibri" w:cs="Calibri"/>
                <w:color w:val="000000"/>
                <w:sz w:val="22"/>
                <w:szCs w:val="22"/>
              </w:rPr>
            </w:pPr>
            <w:r>
              <w:rPr>
                <w:rFonts w:ascii="Courier New" w:eastAsia="Calibri" w:hAnsi="Courier New" w:cs="Courier New"/>
                <w:noProof/>
                <w:sz w:val="20"/>
                <w:szCs w:val="20"/>
              </w:rPr>
              <w:t>0</w:t>
            </w:r>
          </w:p>
        </w:tc>
        <w:tc>
          <w:tcPr>
            <w:tcW w:w="3780" w:type="dxa"/>
          </w:tcPr>
          <w:p w:rsidR="00C6324D" w:rsidRDefault="00C33748" w:rsidP="00227BEB">
            <w:pPr>
              <w:pStyle w:val="ListParagraph"/>
              <w:spacing w:line="360" w:lineRule="auto"/>
              <w:ind w:left="0"/>
            </w:pPr>
            <w:r>
              <w:t>0</w:t>
            </w:r>
          </w:p>
        </w:tc>
      </w:tr>
      <w:tr w:rsidR="00C6324D" w:rsidTr="00C6324D">
        <w:tc>
          <w:tcPr>
            <w:tcW w:w="3528" w:type="dxa"/>
          </w:tcPr>
          <w:p w:rsidR="00C6324D" w:rsidRDefault="00C33748" w:rsidP="00227BEB">
            <w:pPr>
              <w:pStyle w:val="ListParagraph"/>
              <w:spacing w:line="360" w:lineRule="auto"/>
              <w:ind w:left="0"/>
            </w:pPr>
            <w:r>
              <w:rPr>
                <w:rFonts w:ascii="Courier New" w:eastAsia="Calibri" w:hAnsi="Courier New" w:cs="Courier New"/>
                <w:noProof/>
                <w:sz w:val="20"/>
                <w:szCs w:val="20"/>
              </w:rPr>
              <w:t>85176</w:t>
            </w:r>
          </w:p>
        </w:tc>
        <w:tc>
          <w:tcPr>
            <w:tcW w:w="3780" w:type="dxa"/>
          </w:tcPr>
          <w:p w:rsidR="00C6324D" w:rsidRDefault="00C33748" w:rsidP="00227BEB">
            <w:pPr>
              <w:pStyle w:val="ListParagraph"/>
              <w:spacing w:line="360" w:lineRule="auto"/>
              <w:ind w:left="0"/>
            </w:pPr>
            <w:r>
              <w:t>0</w:t>
            </w:r>
          </w:p>
        </w:tc>
      </w:tr>
      <w:tr w:rsidR="00C6324D" w:rsidTr="00C6324D">
        <w:tc>
          <w:tcPr>
            <w:tcW w:w="3528" w:type="dxa"/>
          </w:tcPr>
          <w:p w:rsidR="00C6324D" w:rsidRDefault="00C33748" w:rsidP="00227BEB">
            <w:pPr>
              <w:pStyle w:val="ListParagraph"/>
              <w:spacing w:line="360" w:lineRule="auto"/>
              <w:ind w:left="0"/>
            </w:pPr>
            <w:r>
              <w:rPr>
                <w:rFonts w:ascii="Courier New" w:eastAsia="Calibri" w:hAnsi="Courier New" w:cs="Courier New"/>
                <w:noProof/>
                <w:sz w:val="20"/>
                <w:szCs w:val="20"/>
              </w:rPr>
              <w:t>6030882</w:t>
            </w:r>
          </w:p>
        </w:tc>
        <w:tc>
          <w:tcPr>
            <w:tcW w:w="3780" w:type="dxa"/>
          </w:tcPr>
          <w:p w:rsidR="00C6324D" w:rsidRDefault="00C33748" w:rsidP="00227BEB">
            <w:pPr>
              <w:pStyle w:val="ListParagraph"/>
              <w:spacing w:line="360" w:lineRule="auto"/>
              <w:ind w:left="0"/>
            </w:pPr>
            <w:r>
              <w:t>0</w:t>
            </w:r>
          </w:p>
        </w:tc>
      </w:tr>
      <w:tr w:rsidR="00C6324D" w:rsidTr="00C6324D">
        <w:tc>
          <w:tcPr>
            <w:tcW w:w="3528" w:type="dxa"/>
          </w:tcPr>
          <w:p w:rsidR="00C6324D" w:rsidRDefault="00C33748" w:rsidP="00227BEB">
            <w:pPr>
              <w:pStyle w:val="ListParagraph"/>
              <w:spacing w:line="360" w:lineRule="auto"/>
              <w:ind w:left="0"/>
            </w:pPr>
            <w:r>
              <w:rPr>
                <w:rFonts w:ascii="Courier New" w:eastAsia="Calibri" w:hAnsi="Courier New" w:cs="Courier New"/>
                <w:noProof/>
                <w:sz w:val="20"/>
                <w:szCs w:val="20"/>
              </w:rPr>
              <w:t>12123774</w:t>
            </w:r>
          </w:p>
        </w:tc>
        <w:tc>
          <w:tcPr>
            <w:tcW w:w="3780" w:type="dxa"/>
          </w:tcPr>
          <w:p w:rsidR="00C6324D" w:rsidRDefault="00C33748" w:rsidP="00227BEB">
            <w:pPr>
              <w:pStyle w:val="ListParagraph"/>
              <w:spacing w:line="360" w:lineRule="auto"/>
              <w:ind w:left="0"/>
            </w:pPr>
            <w:r>
              <w:t>0</w:t>
            </w:r>
          </w:p>
        </w:tc>
      </w:tr>
      <w:tr w:rsidR="00C6324D" w:rsidTr="00C6324D">
        <w:tc>
          <w:tcPr>
            <w:tcW w:w="3528" w:type="dxa"/>
          </w:tcPr>
          <w:p w:rsidR="00C6324D" w:rsidRDefault="00C33748" w:rsidP="00227BEB">
            <w:pPr>
              <w:pStyle w:val="ListParagraph"/>
              <w:spacing w:line="360" w:lineRule="auto"/>
              <w:ind w:left="0"/>
            </w:pPr>
            <w:r>
              <w:rPr>
                <w:rFonts w:ascii="Courier New" w:eastAsia="Calibri" w:hAnsi="Courier New" w:cs="Courier New"/>
                <w:noProof/>
                <w:sz w:val="20"/>
                <w:szCs w:val="20"/>
              </w:rPr>
              <w:t>18363852</w:t>
            </w:r>
          </w:p>
        </w:tc>
        <w:tc>
          <w:tcPr>
            <w:tcW w:w="3780" w:type="dxa"/>
          </w:tcPr>
          <w:p w:rsidR="00C6324D" w:rsidRDefault="00C33748" w:rsidP="00227BEB">
            <w:pPr>
              <w:pStyle w:val="ListParagraph"/>
              <w:spacing w:line="360" w:lineRule="auto"/>
              <w:ind w:left="0"/>
            </w:pPr>
            <w:r>
              <w:t>0</w:t>
            </w:r>
          </w:p>
        </w:tc>
      </w:tr>
      <w:tr w:rsidR="00C6324D" w:rsidTr="00C6324D">
        <w:tc>
          <w:tcPr>
            <w:tcW w:w="3528" w:type="dxa"/>
          </w:tcPr>
          <w:p w:rsidR="00C6324D" w:rsidRDefault="00C33748" w:rsidP="00227BEB">
            <w:pPr>
              <w:pStyle w:val="ListParagraph"/>
              <w:spacing w:line="360" w:lineRule="auto"/>
              <w:ind w:left="0"/>
            </w:pPr>
            <w:r>
              <w:rPr>
                <w:rFonts w:ascii="Courier New" w:eastAsia="Calibri" w:hAnsi="Courier New" w:cs="Courier New"/>
                <w:noProof/>
                <w:sz w:val="20"/>
                <w:szCs w:val="20"/>
              </w:rPr>
              <w:t>24751350</w:t>
            </w:r>
          </w:p>
        </w:tc>
        <w:tc>
          <w:tcPr>
            <w:tcW w:w="3780" w:type="dxa"/>
          </w:tcPr>
          <w:p w:rsidR="00C6324D" w:rsidRDefault="00C33748" w:rsidP="00227BEB">
            <w:pPr>
              <w:pStyle w:val="ListParagraph"/>
              <w:spacing w:line="360" w:lineRule="auto"/>
              <w:ind w:left="0"/>
            </w:pPr>
            <w:r>
              <w:t>0</w:t>
            </w:r>
          </w:p>
        </w:tc>
      </w:tr>
      <w:tr w:rsidR="00C6324D" w:rsidTr="00C6324D">
        <w:tc>
          <w:tcPr>
            <w:tcW w:w="3528" w:type="dxa"/>
          </w:tcPr>
          <w:p w:rsidR="00C6324D" w:rsidRDefault="00C33748" w:rsidP="00227BEB">
            <w:pPr>
              <w:pStyle w:val="ListParagraph"/>
              <w:spacing w:line="360" w:lineRule="auto"/>
              <w:ind w:left="0"/>
            </w:pPr>
            <w:r>
              <w:rPr>
                <w:rFonts w:ascii="Courier New" w:eastAsia="Calibri" w:hAnsi="Courier New" w:cs="Courier New"/>
                <w:noProof/>
                <w:sz w:val="20"/>
                <w:szCs w:val="20"/>
              </w:rPr>
              <w:t>31286034</w:t>
            </w:r>
          </w:p>
        </w:tc>
        <w:tc>
          <w:tcPr>
            <w:tcW w:w="3780" w:type="dxa"/>
          </w:tcPr>
          <w:p w:rsidR="00C6324D" w:rsidRDefault="00C33748" w:rsidP="00227BEB">
            <w:pPr>
              <w:pStyle w:val="ListParagraph"/>
              <w:spacing w:line="360" w:lineRule="auto"/>
              <w:ind w:left="0"/>
            </w:pPr>
            <w:r>
              <w:t>0</w:t>
            </w:r>
          </w:p>
        </w:tc>
      </w:tr>
      <w:tr w:rsidR="00C33748" w:rsidTr="00C6324D">
        <w:tc>
          <w:tcPr>
            <w:tcW w:w="3528" w:type="dxa"/>
          </w:tcPr>
          <w:p w:rsidR="00C33748" w:rsidRDefault="00C33748" w:rsidP="00227BEB">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37968138</w:t>
            </w:r>
          </w:p>
        </w:tc>
        <w:tc>
          <w:tcPr>
            <w:tcW w:w="3780" w:type="dxa"/>
          </w:tcPr>
          <w:p w:rsidR="00C33748" w:rsidRDefault="00C33748" w:rsidP="00227BEB">
            <w:pPr>
              <w:pStyle w:val="ListParagraph"/>
              <w:spacing w:line="360" w:lineRule="auto"/>
              <w:ind w:left="0"/>
            </w:pPr>
            <w:r>
              <w:t>0</w:t>
            </w:r>
          </w:p>
        </w:tc>
      </w:tr>
      <w:tr w:rsidR="00C33748" w:rsidTr="00C6324D">
        <w:tc>
          <w:tcPr>
            <w:tcW w:w="3528" w:type="dxa"/>
          </w:tcPr>
          <w:p w:rsidR="00C33748" w:rsidRDefault="00C33748" w:rsidP="00227BEB">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44797662</w:t>
            </w:r>
          </w:p>
        </w:tc>
        <w:tc>
          <w:tcPr>
            <w:tcW w:w="3780" w:type="dxa"/>
          </w:tcPr>
          <w:p w:rsidR="00C33748" w:rsidRDefault="00C33748" w:rsidP="00227BEB">
            <w:pPr>
              <w:pStyle w:val="ListParagraph"/>
              <w:spacing w:line="360" w:lineRule="auto"/>
              <w:ind w:left="0"/>
            </w:pPr>
            <w:r>
              <w:t>0</w:t>
            </w:r>
          </w:p>
        </w:tc>
      </w:tr>
      <w:tr w:rsidR="00C33748" w:rsidTr="00C6324D">
        <w:tc>
          <w:tcPr>
            <w:tcW w:w="3528" w:type="dxa"/>
          </w:tcPr>
          <w:p w:rsidR="00C33748" w:rsidRDefault="00C33748" w:rsidP="00227BEB">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51774840</w:t>
            </w:r>
          </w:p>
        </w:tc>
        <w:tc>
          <w:tcPr>
            <w:tcW w:w="3780" w:type="dxa"/>
          </w:tcPr>
          <w:p w:rsidR="00C33748" w:rsidRDefault="00C33748" w:rsidP="00227BEB">
            <w:pPr>
              <w:pStyle w:val="ListParagraph"/>
              <w:spacing w:line="360" w:lineRule="auto"/>
              <w:ind w:left="0"/>
            </w:pPr>
            <w:r>
              <w:t>0</w:t>
            </w:r>
          </w:p>
        </w:tc>
      </w:tr>
      <w:tr w:rsidR="00C33748" w:rsidTr="00C6324D">
        <w:tc>
          <w:tcPr>
            <w:tcW w:w="3528" w:type="dxa"/>
          </w:tcPr>
          <w:p w:rsidR="00C33748" w:rsidRDefault="00C33748" w:rsidP="00227BEB">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lastRenderedPageBreak/>
              <w:t>58899438</w:t>
            </w:r>
          </w:p>
        </w:tc>
        <w:tc>
          <w:tcPr>
            <w:tcW w:w="3780" w:type="dxa"/>
          </w:tcPr>
          <w:p w:rsidR="00C33748" w:rsidRDefault="00C33748" w:rsidP="00227BEB">
            <w:pPr>
              <w:pStyle w:val="ListParagraph"/>
              <w:spacing w:line="360" w:lineRule="auto"/>
              <w:ind w:left="0"/>
            </w:pPr>
            <w:r>
              <w:t>0</w:t>
            </w:r>
          </w:p>
        </w:tc>
      </w:tr>
      <w:tr w:rsidR="00C33748" w:rsidTr="00C6324D">
        <w:tc>
          <w:tcPr>
            <w:tcW w:w="3528" w:type="dxa"/>
          </w:tcPr>
          <w:p w:rsidR="00C33748" w:rsidRDefault="00C33748" w:rsidP="00227BEB">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66171456</w:t>
            </w:r>
          </w:p>
        </w:tc>
        <w:tc>
          <w:tcPr>
            <w:tcW w:w="3780" w:type="dxa"/>
          </w:tcPr>
          <w:p w:rsidR="00C33748" w:rsidRDefault="00C33748" w:rsidP="00227BEB">
            <w:pPr>
              <w:pStyle w:val="ListParagraph"/>
              <w:spacing w:line="360" w:lineRule="auto"/>
              <w:ind w:left="0"/>
            </w:pPr>
            <w:r>
              <w:t>0</w:t>
            </w:r>
          </w:p>
        </w:tc>
      </w:tr>
      <w:tr w:rsidR="00C33748" w:rsidTr="00C6324D">
        <w:tc>
          <w:tcPr>
            <w:tcW w:w="3528" w:type="dxa"/>
          </w:tcPr>
          <w:p w:rsidR="00C33748" w:rsidRDefault="00C33748" w:rsidP="00227BEB">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73590894</w:t>
            </w:r>
          </w:p>
        </w:tc>
        <w:tc>
          <w:tcPr>
            <w:tcW w:w="3780" w:type="dxa"/>
          </w:tcPr>
          <w:p w:rsidR="00C33748" w:rsidRDefault="00C33748" w:rsidP="00227BEB">
            <w:pPr>
              <w:pStyle w:val="ListParagraph"/>
              <w:spacing w:line="360" w:lineRule="auto"/>
              <w:ind w:left="0"/>
            </w:pPr>
            <w:r>
              <w:t>0</w:t>
            </w:r>
          </w:p>
        </w:tc>
      </w:tr>
      <w:tr w:rsidR="00C33748" w:rsidTr="00C6324D">
        <w:tc>
          <w:tcPr>
            <w:tcW w:w="3528" w:type="dxa"/>
          </w:tcPr>
          <w:p w:rsidR="00C33748" w:rsidRDefault="00C33748" w:rsidP="00227BEB">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w:t>
            </w:r>
          </w:p>
        </w:tc>
        <w:tc>
          <w:tcPr>
            <w:tcW w:w="3780" w:type="dxa"/>
          </w:tcPr>
          <w:p w:rsidR="00C33748" w:rsidRDefault="00C33748" w:rsidP="00227BEB">
            <w:pPr>
              <w:pStyle w:val="ListParagraph"/>
              <w:spacing w:line="360" w:lineRule="auto"/>
              <w:ind w:left="0"/>
            </w:pPr>
            <w:r>
              <w:t>.</w:t>
            </w:r>
          </w:p>
        </w:tc>
      </w:tr>
      <w:tr w:rsidR="00C33748" w:rsidTr="00C6324D">
        <w:tc>
          <w:tcPr>
            <w:tcW w:w="3528" w:type="dxa"/>
          </w:tcPr>
          <w:p w:rsidR="00C33748" w:rsidRDefault="00C33748" w:rsidP="00227BEB">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w:t>
            </w:r>
          </w:p>
        </w:tc>
        <w:tc>
          <w:tcPr>
            <w:tcW w:w="3780" w:type="dxa"/>
          </w:tcPr>
          <w:p w:rsidR="00C33748" w:rsidRDefault="00C33748" w:rsidP="00227BEB">
            <w:pPr>
              <w:pStyle w:val="ListParagraph"/>
              <w:spacing w:line="360" w:lineRule="auto"/>
              <w:ind w:left="0"/>
            </w:pPr>
            <w:r>
              <w:t>.</w:t>
            </w:r>
          </w:p>
        </w:tc>
      </w:tr>
      <w:tr w:rsidR="00C33748" w:rsidTr="00C6324D">
        <w:tc>
          <w:tcPr>
            <w:tcW w:w="3528" w:type="dxa"/>
          </w:tcPr>
          <w:p w:rsidR="00C33748" w:rsidRDefault="00C33748" w:rsidP="00227BEB">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w:t>
            </w:r>
          </w:p>
        </w:tc>
        <w:tc>
          <w:tcPr>
            <w:tcW w:w="3780" w:type="dxa"/>
          </w:tcPr>
          <w:p w:rsidR="00C33748" w:rsidRDefault="00C33748" w:rsidP="00227BEB">
            <w:pPr>
              <w:pStyle w:val="ListParagraph"/>
              <w:spacing w:line="360" w:lineRule="auto"/>
              <w:ind w:left="0"/>
            </w:pPr>
            <w:r>
              <w:t>.</w:t>
            </w:r>
          </w:p>
        </w:tc>
      </w:tr>
      <w:tr w:rsidR="00C33748" w:rsidTr="00C6324D">
        <w:tc>
          <w:tcPr>
            <w:tcW w:w="3528" w:type="dxa"/>
          </w:tcPr>
          <w:p w:rsidR="00C33748" w:rsidRDefault="00C33748" w:rsidP="00227BEB">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w:t>
            </w:r>
          </w:p>
        </w:tc>
        <w:tc>
          <w:tcPr>
            <w:tcW w:w="3780" w:type="dxa"/>
          </w:tcPr>
          <w:p w:rsidR="00C33748" w:rsidRDefault="00C33748" w:rsidP="00227BEB">
            <w:pPr>
              <w:pStyle w:val="ListParagraph"/>
              <w:spacing w:line="360" w:lineRule="auto"/>
              <w:ind w:left="0"/>
            </w:pPr>
            <w:r>
              <w:t>.</w:t>
            </w:r>
          </w:p>
        </w:tc>
      </w:tr>
      <w:tr w:rsidR="00C33748" w:rsidTr="00C6324D">
        <w:tc>
          <w:tcPr>
            <w:tcW w:w="3528" w:type="dxa"/>
          </w:tcPr>
          <w:p w:rsidR="00C33748" w:rsidRDefault="00C33748" w:rsidP="00227BEB">
            <w:pPr>
              <w:pStyle w:val="ListParagraph"/>
              <w:spacing w:line="360" w:lineRule="auto"/>
              <w:ind w:left="0"/>
              <w:rPr>
                <w:rFonts w:ascii="Courier New" w:eastAsia="Calibri" w:hAnsi="Courier New" w:cs="Courier New"/>
                <w:noProof/>
                <w:sz w:val="20"/>
                <w:szCs w:val="20"/>
              </w:rPr>
            </w:pPr>
            <w:r>
              <w:rPr>
                <w:rFonts w:ascii="Courier New" w:eastAsia="Calibri" w:hAnsi="Courier New" w:cs="Courier New"/>
                <w:noProof/>
                <w:sz w:val="20"/>
                <w:szCs w:val="20"/>
              </w:rPr>
              <w:t>104743782</w:t>
            </w:r>
          </w:p>
        </w:tc>
        <w:tc>
          <w:tcPr>
            <w:tcW w:w="3780" w:type="dxa"/>
          </w:tcPr>
          <w:p w:rsidR="00C33748" w:rsidRDefault="00C33748" w:rsidP="00227BEB">
            <w:pPr>
              <w:pStyle w:val="ListParagraph"/>
              <w:spacing w:line="360" w:lineRule="auto"/>
              <w:ind w:left="0"/>
            </w:pPr>
            <w:r>
              <w:t>0</w:t>
            </w:r>
          </w:p>
        </w:tc>
      </w:tr>
    </w:tbl>
    <w:p w:rsidR="00227BEB" w:rsidRDefault="00227BEB" w:rsidP="00227BEB">
      <w:pPr>
        <w:pStyle w:val="ListParagraph"/>
        <w:spacing w:line="360" w:lineRule="auto"/>
      </w:pPr>
    </w:p>
    <w:p w:rsidR="009B23BA" w:rsidRDefault="009B23BA" w:rsidP="009B23BA">
      <w:pPr>
        <w:pStyle w:val="ListParagraph"/>
        <w:spacing w:line="360" w:lineRule="auto"/>
      </w:pPr>
      <w:r>
        <w:t xml:space="preserve">Average Major Page faults: </w:t>
      </w:r>
      <w:r w:rsidR="00F22DD3">
        <w:t>53064469.06</w:t>
      </w:r>
    </w:p>
    <w:p w:rsidR="00227BEB" w:rsidRDefault="009B23BA" w:rsidP="00227BEB">
      <w:pPr>
        <w:pStyle w:val="ListParagraph"/>
        <w:spacing w:line="360" w:lineRule="auto"/>
      </w:pPr>
      <w:r>
        <w:t xml:space="preserve">Average minor page faults: </w:t>
      </w:r>
      <w:r w:rsidR="00F22DD3">
        <w:t>0</w:t>
      </w:r>
    </w:p>
    <w:p w:rsidR="00F453D9" w:rsidRDefault="00F453D9" w:rsidP="00F453D9">
      <w:pPr>
        <w:pStyle w:val="ListParagraph"/>
        <w:spacing w:line="360" w:lineRule="auto"/>
      </w:pPr>
      <w:r>
        <w:t>See Appendix C</w:t>
      </w:r>
      <w:r w:rsidR="00F22DD3">
        <w:t xml:space="preserve"> for detailed results</w:t>
      </w:r>
    </w:p>
    <w:p w:rsidR="00F22DD3" w:rsidRDefault="00F22DD3" w:rsidP="00F453D9">
      <w:pPr>
        <w:pStyle w:val="ListParagraph"/>
        <w:spacing w:line="360" w:lineRule="auto"/>
      </w:pPr>
    </w:p>
    <w:p w:rsidR="008E545F" w:rsidRDefault="008E545F" w:rsidP="00503CAD">
      <w:pPr>
        <w:pStyle w:val="Heading2"/>
        <w:numPr>
          <w:ilvl w:val="1"/>
          <w:numId w:val="41"/>
        </w:numPr>
        <w:rPr>
          <w:i w:val="0"/>
        </w:rPr>
      </w:pPr>
      <w:bookmarkStart w:id="253" w:name="_Toc379011163"/>
      <w:r w:rsidRPr="00503CAD">
        <w:rPr>
          <w:i w:val="0"/>
        </w:rPr>
        <w:t>Calculation of Page frames</w:t>
      </w:r>
      <w:bookmarkEnd w:id="253"/>
    </w:p>
    <w:p w:rsidR="00430EB9" w:rsidRDefault="00430EB9" w:rsidP="00430EB9"/>
    <w:p w:rsidR="00430EB9" w:rsidRDefault="00430EB9" w:rsidP="00E1154C">
      <w:pPr>
        <w:spacing w:line="360" w:lineRule="auto"/>
      </w:pPr>
      <w:r>
        <w:t xml:space="preserve">The virtual memory usage and the ram usage of the current application process </w:t>
      </w:r>
      <w:r w:rsidR="00956431">
        <w:t>are</w:t>
      </w:r>
      <w:r>
        <w:t xml:space="preserve"> calculated</w:t>
      </w:r>
      <w:r w:rsidR="00956431">
        <w:t xml:space="preserve"> </w:t>
      </w:r>
      <w:r w:rsidR="00C85431">
        <w:t xml:space="preserve">using the following </w:t>
      </w:r>
      <w:r w:rsidR="005B12F2">
        <w:t>function</w:t>
      </w:r>
      <w:r w:rsidR="00C85431">
        <w:t>:</w:t>
      </w:r>
    </w:p>
    <w:p w:rsidR="00AA4C96" w:rsidRDefault="00AA4C96" w:rsidP="00E1154C">
      <w:pPr>
        <w:spacing w:line="360" w:lineRule="auto"/>
      </w:pP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color w:val="0000FF"/>
          <w:sz w:val="19"/>
          <w:szCs w:val="19"/>
        </w:rPr>
        <w:t>void</w:t>
      </w:r>
      <w:r>
        <w:rPr>
          <w:rFonts w:ascii="Consolas" w:eastAsia="Calibri" w:hAnsi="Consolas" w:cs="Consolas"/>
          <w:sz w:val="19"/>
          <w:szCs w:val="19"/>
        </w:rPr>
        <w:t xml:space="preserve"> process_mem_usage(</w:t>
      </w:r>
      <w:r>
        <w:rPr>
          <w:rFonts w:ascii="Consolas" w:eastAsia="Calibri" w:hAnsi="Consolas" w:cs="Consolas"/>
          <w:color w:val="0000FF"/>
          <w:sz w:val="19"/>
          <w:szCs w:val="19"/>
        </w:rPr>
        <w:t>double</w:t>
      </w:r>
      <w:r>
        <w:rPr>
          <w:rFonts w:ascii="Consolas" w:eastAsia="Calibri" w:hAnsi="Consolas" w:cs="Consolas"/>
          <w:sz w:val="19"/>
          <w:szCs w:val="19"/>
        </w:rPr>
        <w:t xml:space="preserve">&amp; vm_usage, </w:t>
      </w:r>
      <w:r>
        <w:rPr>
          <w:rFonts w:ascii="Consolas" w:eastAsia="Calibri" w:hAnsi="Consolas" w:cs="Consolas"/>
          <w:color w:val="0000FF"/>
          <w:sz w:val="19"/>
          <w:szCs w:val="19"/>
        </w:rPr>
        <w:t>double</w:t>
      </w:r>
      <w:r>
        <w:rPr>
          <w:rFonts w:ascii="Consolas" w:eastAsia="Calibri" w:hAnsi="Consolas" w:cs="Consolas"/>
          <w:sz w:val="19"/>
          <w:szCs w:val="19"/>
        </w:rPr>
        <w:t>&amp; resident_set)</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00FF"/>
          <w:sz w:val="19"/>
          <w:szCs w:val="19"/>
        </w:rPr>
        <w:t>using</w:t>
      </w:r>
      <w:r>
        <w:rPr>
          <w:rFonts w:ascii="Consolas" w:eastAsia="Calibri" w:hAnsi="Consolas" w:cs="Consolas"/>
          <w:sz w:val="19"/>
          <w:szCs w:val="19"/>
        </w:rPr>
        <w:t xml:space="preserve"> std::ios_base;</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00FF"/>
          <w:sz w:val="19"/>
          <w:szCs w:val="19"/>
        </w:rPr>
        <w:t>using</w:t>
      </w:r>
      <w:r>
        <w:rPr>
          <w:rFonts w:ascii="Consolas" w:eastAsia="Calibri" w:hAnsi="Consolas" w:cs="Consolas"/>
          <w:sz w:val="19"/>
          <w:szCs w:val="19"/>
        </w:rPr>
        <w:t xml:space="preserve"> std::ifstream;</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00FF"/>
          <w:sz w:val="19"/>
          <w:szCs w:val="19"/>
        </w:rPr>
        <w:t>using</w:t>
      </w:r>
      <w:r>
        <w:rPr>
          <w:rFonts w:ascii="Consolas" w:eastAsia="Calibri" w:hAnsi="Consolas" w:cs="Consolas"/>
          <w:sz w:val="19"/>
          <w:szCs w:val="19"/>
        </w:rPr>
        <w:t xml:space="preserve"> std::string;</w:t>
      </w:r>
    </w:p>
    <w:p w:rsidR="00AA4C96" w:rsidRDefault="00AA4C96" w:rsidP="00AA4C96">
      <w:pPr>
        <w:autoSpaceDE w:val="0"/>
        <w:autoSpaceDN w:val="0"/>
        <w:adjustRightInd w:val="0"/>
        <w:rPr>
          <w:rFonts w:ascii="Consolas" w:eastAsia="Calibri" w:hAnsi="Consolas" w:cs="Consolas"/>
          <w:sz w:val="19"/>
          <w:szCs w:val="19"/>
        </w:rPr>
      </w:pP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vm_usage     = 0.0;</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resident_set = 0.0;</w:t>
      </w:r>
    </w:p>
    <w:p w:rsidR="00AA4C96" w:rsidRDefault="00AA4C96" w:rsidP="00AA4C96">
      <w:pPr>
        <w:autoSpaceDE w:val="0"/>
        <w:autoSpaceDN w:val="0"/>
        <w:adjustRightInd w:val="0"/>
        <w:rPr>
          <w:rFonts w:ascii="Consolas" w:eastAsia="Calibri" w:hAnsi="Consolas" w:cs="Consolas"/>
          <w:sz w:val="19"/>
          <w:szCs w:val="19"/>
        </w:rPr>
      </w:pP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8000"/>
          <w:sz w:val="19"/>
          <w:szCs w:val="19"/>
        </w:rPr>
        <w:t>// 'file' stat seems to give the most reliable results</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8000"/>
          <w:sz w:val="19"/>
          <w:szCs w:val="19"/>
        </w:rPr>
        <w:t>//</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ifstream stat_stream(</w:t>
      </w:r>
      <w:r>
        <w:rPr>
          <w:rFonts w:ascii="Consolas" w:eastAsia="Calibri" w:hAnsi="Consolas" w:cs="Consolas"/>
          <w:color w:val="A31515"/>
          <w:sz w:val="19"/>
          <w:szCs w:val="19"/>
        </w:rPr>
        <w:t>"/proc/self/stat"</w:t>
      </w:r>
      <w:r>
        <w:rPr>
          <w:rFonts w:ascii="Consolas" w:eastAsia="Calibri" w:hAnsi="Consolas" w:cs="Consolas"/>
          <w:sz w:val="19"/>
          <w:szCs w:val="19"/>
        </w:rPr>
        <w:t>,ios_base::in);</w:t>
      </w:r>
    </w:p>
    <w:p w:rsidR="00AA4C96" w:rsidRDefault="00AA4C96" w:rsidP="00AA4C96">
      <w:pPr>
        <w:autoSpaceDE w:val="0"/>
        <w:autoSpaceDN w:val="0"/>
        <w:adjustRightInd w:val="0"/>
        <w:rPr>
          <w:rFonts w:ascii="Consolas" w:eastAsia="Calibri" w:hAnsi="Consolas" w:cs="Consolas"/>
          <w:sz w:val="19"/>
          <w:szCs w:val="19"/>
        </w:rPr>
      </w:pP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8000"/>
          <w:sz w:val="19"/>
          <w:szCs w:val="19"/>
        </w:rPr>
        <w:t>// dummy vars for leading entries in stat that we don't care about</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8000"/>
          <w:sz w:val="19"/>
          <w:szCs w:val="19"/>
        </w:rPr>
        <w:t>//</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string pid, comm, state, ppid, pgrp, session, tty_nr;</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string tpgid, flags, minflt, cminflt, majflt, cmajflt;</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string utime, stime, cutime, cstime, priority, nice;</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string O, itrealvalue, starttime;</w:t>
      </w:r>
    </w:p>
    <w:p w:rsidR="00AA4C96" w:rsidRDefault="00AA4C96" w:rsidP="00AA4C96">
      <w:pPr>
        <w:autoSpaceDE w:val="0"/>
        <w:autoSpaceDN w:val="0"/>
        <w:adjustRightInd w:val="0"/>
        <w:rPr>
          <w:rFonts w:ascii="Consolas" w:eastAsia="Calibri" w:hAnsi="Consolas" w:cs="Consolas"/>
          <w:sz w:val="19"/>
          <w:szCs w:val="19"/>
        </w:rPr>
      </w:pP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8000"/>
          <w:sz w:val="19"/>
          <w:szCs w:val="19"/>
        </w:rPr>
        <w:t>// the two fields we want</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8000"/>
          <w:sz w:val="19"/>
          <w:szCs w:val="19"/>
        </w:rPr>
        <w:t>//</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00FF"/>
          <w:sz w:val="19"/>
          <w:szCs w:val="19"/>
        </w:rPr>
        <w:t>unsigned</w:t>
      </w:r>
      <w:r>
        <w:rPr>
          <w:rFonts w:ascii="Consolas" w:eastAsia="Calibri" w:hAnsi="Consolas" w:cs="Consolas"/>
          <w:sz w:val="19"/>
          <w:szCs w:val="19"/>
        </w:rPr>
        <w:t xml:space="preserve"> </w:t>
      </w:r>
      <w:r>
        <w:rPr>
          <w:rFonts w:ascii="Consolas" w:eastAsia="Calibri" w:hAnsi="Consolas" w:cs="Consolas"/>
          <w:color w:val="0000FF"/>
          <w:sz w:val="19"/>
          <w:szCs w:val="19"/>
        </w:rPr>
        <w:t>long</w:t>
      </w:r>
      <w:r>
        <w:rPr>
          <w:rFonts w:ascii="Consolas" w:eastAsia="Calibri" w:hAnsi="Consolas" w:cs="Consolas"/>
          <w:sz w:val="19"/>
          <w:szCs w:val="19"/>
        </w:rPr>
        <w:t xml:space="preserve"> vsize;</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00FF"/>
          <w:sz w:val="19"/>
          <w:szCs w:val="19"/>
        </w:rPr>
        <w:t>long</w:t>
      </w:r>
      <w:r>
        <w:rPr>
          <w:rFonts w:ascii="Consolas" w:eastAsia="Calibri" w:hAnsi="Consolas" w:cs="Consolas"/>
          <w:sz w:val="19"/>
          <w:szCs w:val="19"/>
        </w:rPr>
        <w:t xml:space="preserve"> rss;</w:t>
      </w:r>
    </w:p>
    <w:p w:rsidR="00AA4C96" w:rsidRDefault="00AA4C96" w:rsidP="00AA4C96">
      <w:pPr>
        <w:autoSpaceDE w:val="0"/>
        <w:autoSpaceDN w:val="0"/>
        <w:adjustRightInd w:val="0"/>
        <w:rPr>
          <w:rFonts w:ascii="Consolas" w:eastAsia="Calibri" w:hAnsi="Consolas" w:cs="Consolas"/>
          <w:sz w:val="19"/>
          <w:szCs w:val="19"/>
        </w:rPr>
      </w:pP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stat_stream &gt;&gt; pid &gt;&gt; comm &gt;&gt; state &gt;&gt; ppid &gt;&gt; pgrp &gt;&gt; session &gt;&gt; tty_nr</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&gt;&gt; tpgid &gt;&gt; flags &gt;&gt; minflt &gt;&gt; cminflt &gt;&gt; majflt &gt;&gt; cmajflt</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lastRenderedPageBreak/>
        <w:t xml:space="preserve">               &gt;&gt; utime &gt;&gt; stime &gt;&gt; cutime &gt;&gt; cstime &gt;&gt; priority &gt;&gt; nice</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&gt;&gt; O &gt;&gt; itrealvalue &gt;&gt; starttime &gt;&gt; vsize &gt;&gt; rss; </w:t>
      </w:r>
      <w:r>
        <w:rPr>
          <w:rFonts w:ascii="Consolas" w:eastAsia="Calibri" w:hAnsi="Consolas" w:cs="Consolas"/>
          <w:color w:val="008000"/>
          <w:sz w:val="19"/>
          <w:szCs w:val="19"/>
        </w:rPr>
        <w:t>// don't care about the rest</w:t>
      </w:r>
    </w:p>
    <w:p w:rsidR="00AA4C96" w:rsidRDefault="00AA4C96" w:rsidP="00AA4C96">
      <w:pPr>
        <w:autoSpaceDE w:val="0"/>
        <w:autoSpaceDN w:val="0"/>
        <w:adjustRightInd w:val="0"/>
        <w:rPr>
          <w:rFonts w:ascii="Consolas" w:eastAsia="Calibri" w:hAnsi="Consolas" w:cs="Consolas"/>
          <w:sz w:val="19"/>
          <w:szCs w:val="19"/>
        </w:rPr>
      </w:pP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stat_stream.close();</w:t>
      </w:r>
    </w:p>
    <w:p w:rsidR="00AA4C96" w:rsidRDefault="00AA4C96" w:rsidP="00AA4C96">
      <w:pPr>
        <w:autoSpaceDE w:val="0"/>
        <w:autoSpaceDN w:val="0"/>
        <w:adjustRightInd w:val="0"/>
        <w:rPr>
          <w:rFonts w:ascii="Consolas" w:eastAsia="Calibri" w:hAnsi="Consolas" w:cs="Consolas"/>
          <w:sz w:val="19"/>
          <w:szCs w:val="19"/>
        </w:rPr>
      </w:pP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w:t>
      </w:r>
      <w:r>
        <w:rPr>
          <w:rFonts w:ascii="Consolas" w:eastAsia="Calibri" w:hAnsi="Consolas" w:cs="Consolas"/>
          <w:color w:val="0000FF"/>
          <w:sz w:val="19"/>
          <w:szCs w:val="19"/>
        </w:rPr>
        <w:t>long</w:t>
      </w:r>
      <w:r>
        <w:rPr>
          <w:rFonts w:ascii="Consolas" w:eastAsia="Calibri" w:hAnsi="Consolas" w:cs="Consolas"/>
          <w:sz w:val="19"/>
          <w:szCs w:val="19"/>
        </w:rPr>
        <w:t xml:space="preserve"> page_size_kb = sysconf(_SC_PAGE_SIZE) / 1024; </w:t>
      </w:r>
      <w:r>
        <w:rPr>
          <w:rFonts w:ascii="Consolas" w:eastAsia="Calibri" w:hAnsi="Consolas" w:cs="Consolas"/>
          <w:color w:val="008000"/>
          <w:sz w:val="19"/>
          <w:szCs w:val="19"/>
        </w:rPr>
        <w:t>// in case x86-64 is configured to use 2MB pages</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vm_usage     = vsize / 1024.0;</w:t>
      </w:r>
    </w:p>
    <w:p w:rsidR="00AA4C96" w:rsidRDefault="00AA4C96" w:rsidP="00AA4C96">
      <w:pPr>
        <w:autoSpaceDE w:val="0"/>
        <w:autoSpaceDN w:val="0"/>
        <w:adjustRightInd w:val="0"/>
        <w:rPr>
          <w:rFonts w:ascii="Consolas" w:eastAsia="Calibri" w:hAnsi="Consolas" w:cs="Consolas"/>
          <w:sz w:val="19"/>
          <w:szCs w:val="19"/>
        </w:rPr>
      </w:pPr>
      <w:r>
        <w:rPr>
          <w:rFonts w:ascii="Consolas" w:eastAsia="Calibri" w:hAnsi="Consolas" w:cs="Consolas"/>
          <w:sz w:val="19"/>
          <w:szCs w:val="19"/>
        </w:rPr>
        <w:t xml:space="preserve">   resident_set = rss * page_size_kb;</w:t>
      </w:r>
    </w:p>
    <w:p w:rsidR="00DE3243" w:rsidRPr="00971698" w:rsidRDefault="00A55645" w:rsidP="00971698">
      <w:pPr>
        <w:autoSpaceDE w:val="0"/>
        <w:autoSpaceDN w:val="0"/>
        <w:adjustRightInd w:val="0"/>
        <w:rPr>
          <w:rFonts w:ascii="Consolas" w:eastAsia="Calibri" w:hAnsi="Consolas" w:cs="Consolas"/>
          <w:sz w:val="19"/>
          <w:szCs w:val="19"/>
        </w:rPr>
      </w:pPr>
      <w:r>
        <w:rPr>
          <w:rFonts w:ascii="Consolas" w:eastAsia="Calibri" w:hAnsi="Consolas" w:cs="Consolas"/>
          <w:sz w:val="19"/>
          <w:szCs w:val="19"/>
        </w:rPr>
        <w:t>}</w:t>
      </w:r>
    </w:p>
    <w:p w:rsidR="00BE1EAD" w:rsidRDefault="00F22DD3" w:rsidP="00971698">
      <w:pPr>
        <w:pStyle w:val="Heading2"/>
        <w:numPr>
          <w:ilvl w:val="1"/>
          <w:numId w:val="41"/>
        </w:numPr>
        <w:rPr>
          <w:i w:val="0"/>
        </w:rPr>
      </w:pPr>
      <w:bookmarkStart w:id="254" w:name="_Toc379011164"/>
      <w:r w:rsidRPr="00503CAD">
        <w:rPr>
          <w:i w:val="0"/>
        </w:rPr>
        <w:t>Graphical representation and analysis</w:t>
      </w:r>
      <w:bookmarkEnd w:id="254"/>
    </w:p>
    <w:p w:rsidR="00971698" w:rsidRPr="00971698" w:rsidRDefault="00971698" w:rsidP="00971698"/>
    <w:p w:rsidR="00602A30" w:rsidRDefault="00602A30" w:rsidP="00602A30">
      <w:pPr>
        <w:pStyle w:val="ListParagraph"/>
        <w:numPr>
          <w:ilvl w:val="0"/>
          <w:numId w:val="42"/>
        </w:numPr>
        <w:spacing w:line="360" w:lineRule="auto"/>
        <w:rPr>
          <w:b/>
        </w:rPr>
      </w:pPr>
      <w:r w:rsidRPr="00602A30">
        <w:rPr>
          <w:b/>
        </w:rPr>
        <w:t>Page faults vs page frames for single process</w:t>
      </w:r>
    </w:p>
    <w:p w:rsidR="00D35927" w:rsidRDefault="00D35927" w:rsidP="00D35927">
      <w:pPr>
        <w:pStyle w:val="ListParagraph"/>
        <w:keepNext/>
        <w:spacing w:line="360" w:lineRule="auto"/>
        <w:ind w:left="0"/>
        <w:jc w:val="both"/>
      </w:pPr>
      <w:r>
        <w:rPr>
          <w:b/>
          <w:noProof/>
        </w:rPr>
        <w:drawing>
          <wp:inline distT="0" distB="0" distL="0" distR="0" wp14:anchorId="41581977" wp14:editId="6BD5AF63">
            <wp:extent cx="5572470" cy="3132814"/>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singleproces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76123" cy="3134868"/>
                    </a:xfrm>
                    <a:prstGeom prst="rect">
                      <a:avLst/>
                    </a:prstGeom>
                  </pic:spPr>
                </pic:pic>
              </a:graphicData>
            </a:graphic>
          </wp:inline>
        </w:drawing>
      </w:r>
    </w:p>
    <w:p w:rsidR="009B5C30" w:rsidRPr="00D35927" w:rsidRDefault="00D35927" w:rsidP="00D35927">
      <w:pPr>
        <w:pStyle w:val="Caption"/>
        <w:jc w:val="center"/>
        <w:rPr>
          <w:b w:val="0"/>
          <w:color w:val="000000" w:themeColor="text1"/>
        </w:rPr>
      </w:pPr>
      <w:r w:rsidRPr="00D35927">
        <w:rPr>
          <w:color w:val="000000" w:themeColor="text1"/>
        </w:rPr>
        <w:t xml:space="preserve">Figure </w:t>
      </w:r>
      <w:r>
        <w:rPr>
          <w:color w:val="000000" w:themeColor="text1"/>
        </w:rPr>
        <w:t>3.1</w:t>
      </w:r>
      <w:r w:rsidRPr="00D35927">
        <w:rPr>
          <w:color w:val="000000" w:themeColor="text1"/>
        </w:rPr>
        <w:t>: Result of calculating page faults and page frames for single process</w:t>
      </w:r>
    </w:p>
    <w:p w:rsidR="00371073" w:rsidRDefault="00371073" w:rsidP="00371073">
      <w:pPr>
        <w:pStyle w:val="ListParagraph"/>
        <w:spacing w:line="360" w:lineRule="auto"/>
        <w:rPr>
          <w:b/>
        </w:rPr>
      </w:pPr>
    </w:p>
    <w:p w:rsidR="00CF2004" w:rsidRDefault="009E7293" w:rsidP="00CF2004">
      <w:pPr>
        <w:pStyle w:val="ListParagraph"/>
        <w:keepNext/>
        <w:spacing w:line="360" w:lineRule="auto"/>
        <w:jc w:val="center"/>
      </w:pPr>
      <w:r>
        <w:rPr>
          <w:noProof/>
        </w:rPr>
        <w:drawing>
          <wp:inline distT="0" distB="0" distL="0" distR="0" wp14:anchorId="7FB65BE7" wp14:editId="11F09F30">
            <wp:extent cx="3983603" cy="2186609"/>
            <wp:effectExtent l="0" t="0" r="17145" b="23495"/>
            <wp:docPr id="107" name="Chart 10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371073" w:rsidRDefault="00CF2004">
      <w:pPr>
        <w:pStyle w:val="Caption"/>
        <w:jc w:val="both"/>
        <w:rPr>
          <w:noProof/>
          <w:color w:val="000000" w:themeColor="text1"/>
        </w:rPr>
        <w:pPrChange w:id="255" w:author="Kushal" w:date="2014-01-31T23:13:00Z">
          <w:pPr>
            <w:pStyle w:val="Caption"/>
            <w:jc w:val="center"/>
          </w:pPr>
        </w:pPrChange>
      </w:pPr>
      <w:r w:rsidRPr="00CF2004">
        <w:rPr>
          <w:color w:val="000000" w:themeColor="text1"/>
        </w:rPr>
        <w:t xml:space="preserve">Figure </w:t>
      </w:r>
      <w:r>
        <w:rPr>
          <w:color w:val="000000" w:themeColor="text1"/>
        </w:rPr>
        <w:t>3</w:t>
      </w:r>
      <w:r w:rsidRPr="00CF2004">
        <w:rPr>
          <w:color w:val="000000" w:themeColor="text1"/>
        </w:rPr>
        <w:t>.</w:t>
      </w:r>
      <w:r w:rsidR="009E7293">
        <w:rPr>
          <w:color w:val="000000" w:themeColor="text1"/>
        </w:rPr>
        <w:t>2</w:t>
      </w:r>
      <w:r w:rsidRPr="00CF2004">
        <w:rPr>
          <w:color w:val="000000" w:themeColor="text1"/>
        </w:rPr>
        <w:t>: Graphical representation of the obtained values. Blue: Major Mage faults, Red: Minor page faults</w:t>
      </w:r>
      <w:r w:rsidRPr="00CF2004">
        <w:rPr>
          <w:noProof/>
          <w:color w:val="000000" w:themeColor="text1"/>
        </w:rPr>
        <w:t>, Maroon:  Page frames, Greeen: RAM size</w:t>
      </w:r>
    </w:p>
    <w:p w:rsidR="009E7293" w:rsidRDefault="009E7293">
      <w:pPr>
        <w:pStyle w:val="ListParagraph"/>
        <w:numPr>
          <w:ilvl w:val="0"/>
          <w:numId w:val="42"/>
        </w:numPr>
        <w:spacing w:line="360" w:lineRule="auto"/>
        <w:jc w:val="both"/>
        <w:rPr>
          <w:ins w:id="256" w:author="Kushal" w:date="2014-01-31T23:11:00Z"/>
        </w:rPr>
        <w:pPrChange w:id="257" w:author="Kushal" w:date="2014-01-31T23:13:00Z">
          <w:pPr>
            <w:pStyle w:val="ListParagraph"/>
            <w:numPr>
              <w:numId w:val="42"/>
            </w:numPr>
            <w:spacing w:line="360" w:lineRule="auto"/>
            <w:ind w:hanging="360"/>
          </w:pPr>
        </w:pPrChange>
      </w:pPr>
      <w:r>
        <w:lastRenderedPageBreak/>
        <w:t xml:space="preserve">Analysis - </w:t>
      </w:r>
      <w:del w:id="258" w:author="Kushal" w:date="2014-01-31T23:12:00Z">
        <w:r w:rsidDel="009E0994">
          <w:delText xml:space="preserve"> </w:delText>
        </w:r>
      </w:del>
      <w:r>
        <w:t xml:space="preserve">From figure 3.1 and 3.2 we infer that the application program perform a major page fault when the file is opened initially and </w:t>
      </w:r>
      <w:del w:id="259" w:author="Kushal" w:date="2014-01-31T23:14:00Z">
        <w:r w:rsidDel="007D3F30">
          <w:delText xml:space="preserve">the </w:delText>
        </w:r>
      </w:del>
      <w:del w:id="260" w:author="Kushal" w:date="2014-01-31T23:13:00Z">
        <w:r w:rsidDel="00AA16EE">
          <w:delText xml:space="preserve">the </w:delText>
        </w:r>
      </w:del>
      <w:r>
        <w:t>for subsequent file open’s and closes’ the page fault does not occur as the file is moved to</w:t>
      </w:r>
      <w:r w:rsidR="00216DC9">
        <w:t xml:space="preserve"> the cache memory and</w:t>
      </w:r>
      <w:r>
        <w:t xml:space="preserve"> hence the page fault does not occur.</w:t>
      </w:r>
      <w:r w:rsidR="00930FB1">
        <w:t xml:space="preserve"> Susbsequently the minor page faults staturates at some point because the RAM usage increases. Hence, memory allocation happens inside the RAM.</w:t>
      </w:r>
    </w:p>
    <w:p w:rsidR="009E0994" w:rsidRPr="009E7293" w:rsidRDefault="009E0994" w:rsidP="009E0994">
      <w:pPr>
        <w:pStyle w:val="ListParagraph"/>
        <w:spacing w:line="360" w:lineRule="auto"/>
      </w:pPr>
    </w:p>
    <w:p w:rsidR="00602A30" w:rsidRDefault="00602A30" w:rsidP="00602A30">
      <w:pPr>
        <w:pStyle w:val="ListParagraph"/>
        <w:numPr>
          <w:ilvl w:val="0"/>
          <w:numId w:val="42"/>
        </w:numPr>
        <w:spacing w:line="360" w:lineRule="auto"/>
        <w:rPr>
          <w:b/>
        </w:rPr>
      </w:pPr>
      <w:r w:rsidRPr="00602A30">
        <w:rPr>
          <w:b/>
        </w:rPr>
        <w:t>Page faults v</w:t>
      </w:r>
      <w:r>
        <w:rPr>
          <w:b/>
        </w:rPr>
        <w:t>s page frames for group of processes</w:t>
      </w:r>
    </w:p>
    <w:p w:rsidR="00371073" w:rsidRDefault="00371073" w:rsidP="00371073">
      <w:pPr>
        <w:pStyle w:val="ListParagraph"/>
        <w:keepNext/>
        <w:spacing w:line="360" w:lineRule="auto"/>
        <w:ind w:left="0"/>
      </w:pPr>
      <w:r>
        <w:rPr>
          <w:b/>
          <w:noProof/>
        </w:rPr>
        <w:drawing>
          <wp:inline distT="0" distB="0" distL="0" distR="0" wp14:anchorId="5717A810" wp14:editId="41974D6C">
            <wp:extent cx="6110605" cy="3435350"/>
            <wp:effectExtent l="0" t="0" r="444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GpProc.png"/>
                    <pic:cNvPicPr/>
                  </pic:nvPicPr>
                  <pic:blipFill>
                    <a:blip r:embed="rId39">
                      <a:extLst>
                        <a:ext uri="{28A0092B-C50C-407E-A947-70E740481C1C}">
                          <a14:useLocalDpi xmlns:a14="http://schemas.microsoft.com/office/drawing/2010/main" val="0"/>
                        </a:ext>
                      </a:extLst>
                    </a:blip>
                    <a:stretch>
                      <a:fillRect/>
                    </a:stretch>
                  </pic:blipFill>
                  <pic:spPr>
                    <a:xfrm>
                      <a:off x="0" y="0"/>
                      <a:ext cx="6110605" cy="3435350"/>
                    </a:xfrm>
                    <a:prstGeom prst="rect">
                      <a:avLst/>
                    </a:prstGeom>
                  </pic:spPr>
                </pic:pic>
              </a:graphicData>
            </a:graphic>
          </wp:inline>
        </w:drawing>
      </w:r>
    </w:p>
    <w:p w:rsidR="00371073" w:rsidRDefault="00371073" w:rsidP="00371073">
      <w:pPr>
        <w:pStyle w:val="Caption"/>
        <w:jc w:val="center"/>
        <w:rPr>
          <w:ins w:id="261" w:author="Kushal" w:date="2014-01-31T23:15:00Z"/>
          <w:color w:val="000000" w:themeColor="text1"/>
        </w:rPr>
      </w:pPr>
      <w:r w:rsidRPr="00371073">
        <w:rPr>
          <w:color w:val="000000" w:themeColor="text1"/>
        </w:rPr>
        <w:t xml:space="preserve">Figure </w:t>
      </w:r>
      <w:r>
        <w:rPr>
          <w:color w:val="000000" w:themeColor="text1"/>
        </w:rPr>
        <w:t>3.</w:t>
      </w:r>
      <w:r w:rsidR="009E7293">
        <w:rPr>
          <w:color w:val="000000" w:themeColor="text1"/>
        </w:rPr>
        <w:t>3</w:t>
      </w:r>
      <w:r w:rsidRPr="00371073">
        <w:rPr>
          <w:color w:val="000000" w:themeColor="text1"/>
        </w:rPr>
        <w:t>: Results of page faults and page frame calculation for a group of processes</w:t>
      </w:r>
    </w:p>
    <w:p w:rsidR="00466CF7" w:rsidRPr="00466CF7" w:rsidRDefault="00466CF7">
      <w:pPr>
        <w:spacing w:line="360" w:lineRule="auto"/>
        <w:rPr>
          <w:b/>
          <w:rPrChange w:id="262" w:author="Kushal" w:date="2014-01-31T23:15:00Z">
            <w:rPr>
              <w:b w:val="0"/>
              <w:color w:val="000000" w:themeColor="text1"/>
            </w:rPr>
          </w:rPrChange>
        </w:rPr>
        <w:pPrChange w:id="263" w:author="Kushal" w:date="2014-01-31T23:17:00Z">
          <w:pPr>
            <w:pStyle w:val="Caption"/>
            <w:jc w:val="center"/>
          </w:pPr>
        </w:pPrChange>
      </w:pPr>
      <w:ins w:id="264" w:author="Kushal" w:date="2014-01-31T23:15:00Z">
        <w:r w:rsidRPr="007E3807">
          <w:rPr>
            <w:u w:val="single"/>
            <w:rPrChange w:id="265" w:author="Kushal" w:date="2014-01-31T23:21:00Z">
              <w:rPr>
                <w:b w:val="0"/>
                <w:bCs w:val="0"/>
              </w:rPr>
            </w:rPrChange>
          </w:rPr>
          <w:t>Analysis</w:t>
        </w:r>
        <w:r>
          <w:t xml:space="preserve">: From figure 3.3 and 3.4 we see that the magnitude of minor page faults </w:t>
        </w:r>
      </w:ins>
      <w:ins w:id="266" w:author="Kushal" w:date="2014-01-31T23:16:00Z">
        <w:r>
          <w:t xml:space="preserve">constant while the magnitude of major page faults are </w:t>
        </w:r>
      </w:ins>
      <w:ins w:id="267" w:author="Kushal" w:date="2014-01-31T23:17:00Z">
        <w:r>
          <w:t>increasing exponentially</w:t>
        </w:r>
      </w:ins>
      <w:ins w:id="268" w:author="Kushal" w:date="2014-01-31T23:16:00Z">
        <w:r>
          <w:t>.</w:t>
        </w:r>
      </w:ins>
      <w:ins w:id="269" w:author="Kushal" w:date="2014-01-31T23:18:00Z">
        <w:r w:rsidR="001301E9">
          <w:t xml:space="preserve"> The above tabulations are </w:t>
        </w:r>
      </w:ins>
      <w:ins w:id="270" w:author="Kushal" w:date="2014-01-31T23:20:00Z">
        <w:r w:rsidR="00047299">
          <w:t xml:space="preserve">recorded </w:t>
        </w:r>
      </w:ins>
      <w:ins w:id="271" w:author="Kushal" w:date="2014-01-31T23:18:00Z">
        <w:r w:rsidR="001301E9">
          <w:t>when maj</w:t>
        </w:r>
      </w:ins>
      <w:ins w:id="272" w:author="Kushal" w:date="2014-01-31T23:19:00Z">
        <w:r w:rsidR="001301E9">
          <w:t>or page</w:t>
        </w:r>
      </w:ins>
      <w:ins w:id="273" w:author="Kushal" w:date="2014-01-31T23:18:00Z">
        <w:r w:rsidR="001301E9">
          <w:t xml:space="preserve"> faults are calculated for a group of processes with group id = 1000. </w:t>
        </w:r>
      </w:ins>
    </w:p>
    <w:p w:rsidR="0034419C" w:rsidRDefault="0034419C" w:rsidP="0034419C">
      <w:pPr>
        <w:pStyle w:val="ListParagraph"/>
        <w:keepNext/>
        <w:spacing w:line="360" w:lineRule="auto"/>
        <w:ind w:left="0"/>
        <w:jc w:val="center"/>
      </w:pPr>
      <w:r>
        <w:rPr>
          <w:noProof/>
        </w:rPr>
        <w:lastRenderedPageBreak/>
        <w:drawing>
          <wp:inline distT="0" distB="0" distL="0" distR="0" wp14:anchorId="6481F961" wp14:editId="6948F393">
            <wp:extent cx="3593990" cy="1606163"/>
            <wp:effectExtent l="0" t="0" r="26035" b="13335"/>
            <wp:docPr id="111" name="Chart 1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r>
        <w:rPr>
          <w:noProof/>
        </w:rPr>
        <w:drawing>
          <wp:inline distT="0" distB="0" distL="0" distR="0" wp14:anchorId="2EB5397A" wp14:editId="796AC672">
            <wp:extent cx="3617843" cy="1717481"/>
            <wp:effectExtent l="0" t="0" r="20955" b="16510"/>
            <wp:docPr id="109" name="Chart 10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371073" w:rsidRPr="0034419C" w:rsidRDefault="0034419C" w:rsidP="0034419C">
      <w:pPr>
        <w:pStyle w:val="Caption"/>
        <w:jc w:val="center"/>
        <w:rPr>
          <w:b w:val="0"/>
          <w:color w:val="000000" w:themeColor="text1"/>
        </w:rPr>
      </w:pPr>
      <w:r w:rsidRPr="0034419C">
        <w:rPr>
          <w:color w:val="000000" w:themeColor="text1"/>
        </w:rPr>
        <w:t xml:space="preserve">Figure </w:t>
      </w:r>
      <w:r>
        <w:rPr>
          <w:color w:val="000000" w:themeColor="text1"/>
        </w:rPr>
        <w:t>3</w:t>
      </w:r>
      <w:r w:rsidRPr="0034419C">
        <w:rPr>
          <w:color w:val="000000" w:themeColor="text1"/>
        </w:rPr>
        <w:t>.</w:t>
      </w:r>
      <w:r w:rsidR="009E7293">
        <w:rPr>
          <w:color w:val="000000" w:themeColor="text1"/>
        </w:rPr>
        <w:t>4</w:t>
      </w:r>
      <w:r w:rsidRPr="0034419C">
        <w:rPr>
          <w:color w:val="000000" w:themeColor="text1"/>
        </w:rPr>
        <w:t>: Graphs showing the rate of change of major faults wrt to the rate of change of page frames.</w:t>
      </w:r>
    </w:p>
    <w:p w:rsidR="00971698" w:rsidRDefault="00971698" w:rsidP="0034419C">
      <w:pPr>
        <w:pStyle w:val="ListParagraph"/>
        <w:spacing w:line="360" w:lineRule="auto"/>
        <w:ind w:left="0"/>
        <w:jc w:val="center"/>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971698" w:rsidRDefault="00971698" w:rsidP="00371073">
      <w:pPr>
        <w:pStyle w:val="ListParagraph"/>
        <w:spacing w:line="360" w:lineRule="auto"/>
        <w:ind w:left="0"/>
        <w:rPr>
          <w:b/>
        </w:rPr>
      </w:pPr>
    </w:p>
    <w:p w:rsidR="00602A30" w:rsidRPr="00602A30" w:rsidRDefault="00602A30" w:rsidP="00602A30">
      <w:pPr>
        <w:pStyle w:val="ListParagraph"/>
        <w:numPr>
          <w:ilvl w:val="0"/>
          <w:numId w:val="42"/>
        </w:numPr>
        <w:spacing w:line="360" w:lineRule="auto"/>
        <w:rPr>
          <w:b/>
        </w:rPr>
      </w:pPr>
      <w:r w:rsidRPr="00602A30">
        <w:rPr>
          <w:b/>
        </w:rPr>
        <w:t>Page faults v</w:t>
      </w:r>
      <w:r>
        <w:rPr>
          <w:b/>
        </w:rPr>
        <w:t>s page frames for all processes</w:t>
      </w:r>
    </w:p>
    <w:p w:rsidR="00692A5D" w:rsidRPr="00726FD4" w:rsidRDefault="00692A5D" w:rsidP="00726FD4">
      <w:pPr>
        <w:spacing w:line="360" w:lineRule="auto"/>
      </w:pPr>
    </w:p>
    <w:p w:rsidR="007D40CC" w:rsidRDefault="00971698" w:rsidP="007D40CC">
      <w:r>
        <w:rPr>
          <w:noProof/>
        </w:rPr>
        <w:lastRenderedPageBreak/>
        <w:drawing>
          <wp:inline distT="0" distB="0" distL="0" distR="0" wp14:anchorId="104C0E69" wp14:editId="50D18386">
            <wp:extent cx="6110605" cy="3435350"/>
            <wp:effectExtent l="0" t="0" r="444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_Allproc.png"/>
                    <pic:cNvPicPr/>
                  </pic:nvPicPr>
                  <pic:blipFill>
                    <a:blip r:embed="rId42">
                      <a:extLst>
                        <a:ext uri="{28A0092B-C50C-407E-A947-70E740481C1C}">
                          <a14:useLocalDpi xmlns:a14="http://schemas.microsoft.com/office/drawing/2010/main" val="0"/>
                        </a:ext>
                      </a:extLst>
                    </a:blip>
                    <a:stretch>
                      <a:fillRect/>
                    </a:stretch>
                  </pic:blipFill>
                  <pic:spPr>
                    <a:xfrm>
                      <a:off x="0" y="0"/>
                      <a:ext cx="6110605" cy="3435350"/>
                    </a:xfrm>
                    <a:prstGeom prst="rect">
                      <a:avLst/>
                    </a:prstGeom>
                  </pic:spPr>
                </pic:pic>
              </a:graphicData>
            </a:graphic>
          </wp:inline>
        </w:drawing>
      </w:r>
    </w:p>
    <w:p w:rsidR="007D40CC" w:rsidRDefault="007D40CC" w:rsidP="007D40CC"/>
    <w:p w:rsidR="007D40CC" w:rsidRDefault="007D40CC" w:rsidP="007D40CC"/>
    <w:p w:rsidR="007D40CC" w:rsidRDefault="007D40CC" w:rsidP="007D40CC"/>
    <w:p w:rsidR="007D40CC" w:rsidRDefault="007D40CC" w:rsidP="007D40CC"/>
    <w:p w:rsidR="001564BA" w:rsidRDefault="0034419C" w:rsidP="001564BA">
      <w:pPr>
        <w:keepNext/>
      </w:pPr>
      <w:r>
        <w:rPr>
          <w:noProof/>
        </w:rPr>
        <w:drawing>
          <wp:inline distT="0" distB="0" distL="0" distR="0" wp14:anchorId="10AF7A0F" wp14:editId="36EA44C7">
            <wp:extent cx="3876675" cy="1747838"/>
            <wp:effectExtent l="0" t="0" r="9525" b="24130"/>
            <wp:docPr id="112" name="Chart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r>
        <w:rPr>
          <w:noProof/>
        </w:rPr>
        <w:drawing>
          <wp:inline distT="0" distB="0" distL="0" distR="0" wp14:anchorId="545D4A07" wp14:editId="19EDD02D">
            <wp:extent cx="3886200" cy="2176463"/>
            <wp:effectExtent l="0" t="0" r="19050" b="14605"/>
            <wp:docPr id="113" name="Chart 11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7D40CC" w:rsidRPr="001564BA" w:rsidRDefault="001564BA" w:rsidP="001564BA">
      <w:pPr>
        <w:pStyle w:val="Caption"/>
        <w:jc w:val="center"/>
        <w:rPr>
          <w:color w:val="000000" w:themeColor="text1"/>
        </w:rPr>
      </w:pPr>
      <w:r w:rsidRPr="001564BA">
        <w:rPr>
          <w:color w:val="000000" w:themeColor="text1"/>
        </w:rPr>
        <w:t>Figure3.</w:t>
      </w:r>
      <w:r w:rsidR="009E7293">
        <w:rPr>
          <w:color w:val="000000" w:themeColor="text1"/>
        </w:rPr>
        <w:t>6: Page frames rate vs page</w:t>
      </w:r>
      <w:r w:rsidRPr="001564BA">
        <w:rPr>
          <w:color w:val="000000" w:themeColor="text1"/>
        </w:rPr>
        <w:t xml:space="preserve"> fault rate for all processes.</w:t>
      </w:r>
    </w:p>
    <w:p w:rsidR="007D40CC" w:rsidRDefault="007D40CC" w:rsidP="007D40CC"/>
    <w:p w:rsidR="007D40CC" w:rsidRDefault="007D40CC" w:rsidP="007D40CC"/>
    <w:p w:rsidR="007D40CC" w:rsidRDefault="007D40CC" w:rsidP="007D40CC"/>
    <w:p w:rsidR="007D40CC" w:rsidRDefault="00D16DA0" w:rsidP="007D40CC">
      <w:ins w:id="274" w:author="Kushal" w:date="2014-01-31T23:21:00Z">
        <w:r>
          <w:t>The above results are recorded for all the current running processes</w:t>
        </w:r>
      </w:ins>
      <w:ins w:id="275" w:author="Kushal" w:date="2014-01-31T23:22:00Z">
        <w:r>
          <w:t xml:space="preserve"> in the system.</w:t>
        </w:r>
      </w:ins>
    </w:p>
    <w:p w:rsidR="007D40CC" w:rsidRDefault="007D40CC" w:rsidP="007D40CC"/>
    <w:p w:rsidR="007D40CC" w:rsidRDefault="007D40CC" w:rsidP="007D40CC"/>
    <w:p w:rsidR="007D40CC" w:rsidRDefault="007D40CC" w:rsidP="007D40CC"/>
    <w:p w:rsidR="007D40CC" w:rsidRDefault="007D40CC" w:rsidP="007D40CC"/>
    <w:p w:rsidR="007D40CC" w:rsidRDefault="007D40CC" w:rsidP="007D40CC"/>
    <w:p w:rsidR="007D40CC" w:rsidRDefault="007D40CC" w:rsidP="007D40CC"/>
    <w:p w:rsidR="007D40CC" w:rsidRDefault="007D40CC" w:rsidP="007D40CC"/>
    <w:p w:rsidR="007D40CC" w:rsidRDefault="007D40CC" w:rsidP="007D40CC"/>
    <w:p w:rsidR="007D40CC" w:rsidRDefault="007D40CC" w:rsidP="007D40CC"/>
    <w:p w:rsidR="007D40CC" w:rsidRDefault="007D40CC" w:rsidP="007D40CC"/>
    <w:p w:rsidR="007D40CC" w:rsidRDefault="007D40CC" w:rsidP="007D40CC"/>
    <w:p w:rsidR="007D40CC" w:rsidRDefault="007D40CC" w:rsidP="007D40CC"/>
    <w:p w:rsidR="007D40CC" w:rsidDel="00E2770B" w:rsidRDefault="007D40CC" w:rsidP="007D40CC">
      <w:pPr>
        <w:rPr>
          <w:del w:id="276" w:author="Kushal" w:date="2014-02-01T09:43:00Z"/>
        </w:rPr>
      </w:pPr>
    </w:p>
    <w:p w:rsidR="007D40CC" w:rsidDel="00E2770B" w:rsidRDefault="007D40CC" w:rsidP="007D40CC">
      <w:pPr>
        <w:rPr>
          <w:del w:id="277" w:author="Kushal" w:date="2014-02-01T09:43:00Z"/>
        </w:rPr>
      </w:pPr>
    </w:p>
    <w:p w:rsidR="007D40CC" w:rsidDel="00E2770B" w:rsidRDefault="007D40CC" w:rsidP="007D40CC">
      <w:pPr>
        <w:rPr>
          <w:del w:id="278" w:author="Kushal" w:date="2014-02-01T09:43:00Z"/>
        </w:rPr>
      </w:pPr>
    </w:p>
    <w:p w:rsidR="00A632A3" w:rsidRDefault="00A632A3" w:rsidP="00A632A3">
      <w:pPr>
        <w:rPr>
          <w:ins w:id="279" w:author="Kushal" w:date="2014-01-31T23:24:00Z"/>
          <w:rFonts w:eastAsiaTheme="majorEastAsia"/>
        </w:rPr>
      </w:pPr>
      <w:bookmarkStart w:id="280" w:name="_References"/>
      <w:bookmarkEnd w:id="280"/>
    </w:p>
    <w:p w:rsidR="00A632A3" w:rsidRDefault="00A632A3" w:rsidP="00A632A3">
      <w:pPr>
        <w:rPr>
          <w:ins w:id="281" w:author="Kushal" w:date="2014-01-31T23:24:00Z"/>
          <w:b/>
        </w:rPr>
      </w:pPr>
    </w:p>
    <w:p w:rsidR="007D40CC" w:rsidRPr="00B81E2C" w:rsidRDefault="007D40CC" w:rsidP="00B81E2C">
      <w:pPr>
        <w:pStyle w:val="Heading1"/>
        <w:jc w:val="right"/>
        <w:rPr>
          <w:b/>
          <w:color w:val="000000" w:themeColor="text1"/>
          <w:sz w:val="28"/>
          <w:szCs w:val="28"/>
        </w:rPr>
      </w:pPr>
      <w:r>
        <w:br w:type="page"/>
      </w:r>
      <w:bookmarkStart w:id="282" w:name="_Toc379011165"/>
      <w:r w:rsidRPr="00B81E2C">
        <w:rPr>
          <w:b/>
          <w:color w:val="000000" w:themeColor="text1"/>
          <w:sz w:val="28"/>
          <w:szCs w:val="28"/>
        </w:rPr>
        <w:lastRenderedPageBreak/>
        <w:t>References</w:t>
      </w:r>
      <w:bookmarkEnd w:id="282"/>
    </w:p>
    <w:p w:rsidR="007D40CC" w:rsidRPr="003A2C46" w:rsidRDefault="007D40CC" w:rsidP="007D40CC">
      <w:r w:rsidRPr="003A2C46">
        <w:t>__________________________________________________________________</w:t>
      </w:r>
      <w:r>
        <w:t>____________</w:t>
      </w:r>
      <w:r w:rsidRPr="003A2C46">
        <w:t>__</w:t>
      </w:r>
    </w:p>
    <w:p w:rsidR="007D40CC" w:rsidRDefault="007D40CC" w:rsidP="007D40CC"/>
    <w:p w:rsidR="00D75730" w:rsidRDefault="00D75730" w:rsidP="007D40CC">
      <w:pPr>
        <w:rPr>
          <w:ins w:id="283" w:author="Kushal" w:date="2014-02-01T09:26:00Z"/>
        </w:rPr>
      </w:pPr>
    </w:p>
    <w:p w:rsidR="001C5B59" w:rsidDel="001C5B59" w:rsidRDefault="001C5B59" w:rsidP="001C5B59">
      <w:pPr>
        <w:pStyle w:val="ListParagraph"/>
        <w:numPr>
          <w:ilvl w:val="0"/>
          <w:numId w:val="43"/>
        </w:numPr>
        <w:rPr>
          <w:del w:id="284" w:author="Kushal" w:date="2014-02-01T09:26:00Z"/>
        </w:rPr>
        <w:pPrChange w:id="285" w:author="Kushal" w:date="2014-02-01T09:26:00Z">
          <w:pPr/>
        </w:pPrChange>
      </w:pPr>
    </w:p>
    <w:p w:rsidR="003B29F9" w:rsidRDefault="00D75730" w:rsidP="003B29F9">
      <w:pPr>
        <w:shd w:val="clear" w:color="auto" w:fill="FFFFFF"/>
        <w:rPr>
          <w:rFonts w:ascii="Verdana" w:hAnsi="Verdana"/>
          <w:color w:val="191919"/>
          <w:sz w:val="19"/>
          <w:szCs w:val="19"/>
          <w:lang w:val="en"/>
        </w:rPr>
      </w:pPr>
      <w:del w:id="286" w:author="Kushal" w:date="2014-02-01T09:26:00Z">
        <w:r w:rsidRPr="00B81E2C" w:rsidDel="001C5B59">
          <w:rPr>
            <w:color w:val="000000" w:themeColor="text1"/>
          </w:rPr>
          <w:delText xml:space="preserve"> </w:delText>
        </w:r>
      </w:del>
    </w:p>
    <w:p w:rsidR="00D75730" w:rsidRPr="00AE0B82" w:rsidDel="00430CA4" w:rsidRDefault="003B29F9" w:rsidP="00AE0B82">
      <w:pPr>
        <w:pStyle w:val="ListParagraph"/>
        <w:numPr>
          <w:ilvl w:val="0"/>
          <w:numId w:val="43"/>
        </w:numPr>
        <w:spacing w:line="360" w:lineRule="auto"/>
        <w:rPr>
          <w:del w:id="287" w:author="Kushal" w:date="2014-02-01T09:42:00Z"/>
          <w:sz w:val="22"/>
          <w:szCs w:val="22"/>
          <w:rPrChange w:id="288" w:author="Kushal" w:date="2014-02-01T09:41:00Z">
            <w:rPr>
              <w:del w:id="289" w:author="Kushal" w:date="2014-02-01T09:42:00Z"/>
            </w:rPr>
          </w:rPrChange>
        </w:rPr>
        <w:pPrChange w:id="290" w:author="Kushal" w:date="2014-02-01T09:42:00Z">
          <w:pPr>
            <w:pStyle w:val="ListParagraph"/>
            <w:numPr>
              <w:numId w:val="19"/>
            </w:numPr>
            <w:ind w:left="360" w:hanging="360"/>
          </w:pPr>
        </w:pPrChange>
      </w:pPr>
      <w:r w:rsidRPr="001C5B59">
        <w:rPr>
          <w:color w:val="000000" w:themeColor="text1"/>
          <w:sz w:val="20"/>
          <w:szCs w:val="20"/>
          <w:rPrChange w:id="291" w:author="Kushal" w:date="2014-02-01T09:27:00Z">
            <w:rPr>
              <w:color w:val="000000" w:themeColor="text1"/>
            </w:rPr>
          </w:rPrChange>
        </w:rPr>
        <w:t xml:space="preserve"> </w:t>
      </w:r>
      <w:ins w:id="292" w:author="Kushal" w:date="2014-02-01T09:27:00Z">
        <w:r w:rsidR="001C5B59" w:rsidRPr="00AE0B82">
          <w:rPr>
            <w:sz w:val="22"/>
            <w:szCs w:val="22"/>
            <w:rPrChange w:id="293" w:author="Kushal" w:date="2014-02-01T09:41:00Z">
              <w:rPr>
                <w:rFonts w:ascii="NimbusRomNo9L-Regu" w:eastAsia="Calibri" w:hAnsi="NimbusRomNo9L-Regu" w:cs="NimbusRomNo9L-Regu"/>
              </w:rPr>
            </w:rPrChange>
          </w:rPr>
          <w:t xml:space="preserve">Bernard </w:t>
        </w:r>
        <w:proofErr w:type="spellStart"/>
        <w:r w:rsidR="001C5B59" w:rsidRPr="00AE0B82">
          <w:rPr>
            <w:sz w:val="22"/>
            <w:szCs w:val="22"/>
            <w:rPrChange w:id="294" w:author="Kushal" w:date="2014-02-01T09:41:00Z">
              <w:rPr>
                <w:rFonts w:ascii="NimbusRomNo9L-Regu" w:eastAsia="Calibri" w:hAnsi="NimbusRomNo9L-Regu" w:cs="NimbusRomNo9L-Regu"/>
              </w:rPr>
            </w:rPrChange>
          </w:rPr>
          <w:t>Blackham</w:t>
        </w:r>
        <w:proofErr w:type="spellEnd"/>
        <w:r w:rsidR="001C5B59" w:rsidRPr="00AE0B82">
          <w:rPr>
            <w:sz w:val="22"/>
            <w:szCs w:val="22"/>
            <w:rPrChange w:id="295" w:author="Kushal" w:date="2014-02-01T09:41:00Z">
              <w:rPr>
                <w:rFonts w:ascii="NimbusRomNo9L-Regu" w:eastAsia="Calibri" w:hAnsi="NimbusRomNo9L-Regu" w:cs="NimbusRomNo9L-Regu"/>
              </w:rPr>
            </w:rPrChange>
          </w:rPr>
          <w:t xml:space="preserve">, Vernon Tang and </w:t>
        </w:r>
        <w:proofErr w:type="spellStart"/>
        <w:r w:rsidR="001C5B59" w:rsidRPr="00AE0B82">
          <w:rPr>
            <w:sz w:val="22"/>
            <w:szCs w:val="22"/>
            <w:rPrChange w:id="296" w:author="Kushal" w:date="2014-02-01T09:41:00Z">
              <w:rPr>
                <w:rFonts w:ascii="NimbusRomNo9L-Regu" w:eastAsia="Calibri" w:hAnsi="NimbusRomNo9L-Regu" w:cs="NimbusRomNo9L-Regu"/>
              </w:rPr>
            </w:rPrChange>
          </w:rPr>
          <w:t>Gernot</w:t>
        </w:r>
        <w:proofErr w:type="spellEnd"/>
        <w:r w:rsidR="001C5B59" w:rsidRPr="00AE0B82">
          <w:rPr>
            <w:sz w:val="22"/>
            <w:szCs w:val="22"/>
            <w:rPrChange w:id="297" w:author="Kushal" w:date="2014-02-01T09:41:00Z">
              <w:rPr>
                <w:rFonts w:ascii="NimbusRomNo9L-Regu" w:eastAsia="Calibri" w:hAnsi="NimbusRomNo9L-Regu" w:cs="NimbusRomNo9L-Regu"/>
              </w:rPr>
            </w:rPrChange>
          </w:rPr>
          <w:t xml:space="preserve"> </w:t>
        </w:r>
        <w:proofErr w:type="spellStart"/>
        <w:r w:rsidR="001C5B59" w:rsidRPr="00AE0B82">
          <w:rPr>
            <w:sz w:val="22"/>
            <w:szCs w:val="22"/>
            <w:rPrChange w:id="298" w:author="Kushal" w:date="2014-02-01T09:41:00Z">
              <w:rPr>
                <w:rFonts w:ascii="NimbusRomNo9L-Regu" w:eastAsia="Calibri" w:hAnsi="NimbusRomNo9L-Regu" w:cs="NimbusRomNo9L-Regu"/>
              </w:rPr>
            </w:rPrChange>
          </w:rPr>
          <w:t>Heiser</w:t>
        </w:r>
      </w:ins>
      <w:proofErr w:type="spellEnd"/>
      <w:del w:id="299" w:author="Kushal" w:date="2014-02-01T09:27:00Z">
        <w:r w:rsidRPr="00AE0B82" w:rsidDel="001C5B59">
          <w:rPr>
            <w:sz w:val="22"/>
            <w:szCs w:val="22"/>
            <w:rPrChange w:id="300" w:author="Kushal" w:date="2014-02-01T09:41:00Z">
              <w:rPr>
                <w:rFonts w:ascii="Times-Roman" w:eastAsia="Calibri" w:hAnsi="Times-Roman" w:cs="Times-Roman"/>
                <w:sz w:val="23"/>
                <w:szCs w:val="23"/>
              </w:rPr>
            </w:rPrChange>
          </w:rPr>
          <w:delText>Anthony Le</w:delText>
        </w:r>
      </w:del>
      <w:r w:rsidRPr="00AE0B82">
        <w:rPr>
          <w:sz w:val="22"/>
          <w:szCs w:val="22"/>
          <w:rPrChange w:id="301" w:author="Kushal" w:date="2014-02-01T09:41:00Z">
            <w:rPr>
              <w:rFonts w:ascii="Times-Roman" w:eastAsia="Calibri" w:hAnsi="Times-Roman" w:cs="Times-Roman"/>
              <w:sz w:val="23"/>
              <w:szCs w:val="23"/>
            </w:rPr>
          </w:rPrChange>
        </w:rPr>
        <w:t xml:space="preserve">, </w:t>
      </w:r>
      <w:proofErr w:type="spellStart"/>
      <w:r w:rsidRPr="00AE0B82">
        <w:rPr>
          <w:sz w:val="22"/>
          <w:szCs w:val="22"/>
          <w:rPrChange w:id="302" w:author="Kushal" w:date="2014-02-01T09:41:00Z">
            <w:rPr>
              <w:rFonts w:ascii="Times-Roman" w:eastAsia="Calibri" w:hAnsi="Times-Roman" w:cs="Times-Roman"/>
              <w:sz w:val="23"/>
              <w:szCs w:val="23"/>
            </w:rPr>
          </w:rPrChange>
        </w:rPr>
        <w:t>Winbond</w:t>
      </w:r>
      <w:proofErr w:type="spellEnd"/>
      <w:r w:rsidRPr="00AE0B82">
        <w:rPr>
          <w:sz w:val="22"/>
          <w:szCs w:val="22"/>
          <w:rPrChange w:id="303" w:author="Kushal" w:date="2014-02-01T09:41:00Z">
            <w:rPr>
              <w:rFonts w:ascii="Times-Roman" w:eastAsia="Calibri" w:hAnsi="Times-Roman" w:cs="Times-Roman"/>
              <w:sz w:val="23"/>
              <w:szCs w:val="23"/>
            </w:rPr>
          </w:rPrChange>
        </w:rPr>
        <w:t xml:space="preserve"> Electronics</w:t>
      </w:r>
      <w:r w:rsidRPr="00AE0B82">
        <w:rPr>
          <w:rFonts w:eastAsia="Calibri"/>
          <w:sz w:val="22"/>
          <w:szCs w:val="22"/>
          <w:rPrChange w:id="304" w:author="Kushal" w:date="2014-02-01T09:41:00Z">
            <w:rPr>
              <w:rFonts w:ascii="Times-Roman" w:eastAsia="Calibri" w:hAnsi="Times-Roman" w:cs="Times-Roman"/>
              <w:sz w:val="23"/>
              <w:szCs w:val="23"/>
            </w:rPr>
          </w:rPrChange>
        </w:rPr>
        <w:t xml:space="preserve">, </w:t>
      </w:r>
      <w:ins w:id="305" w:author="Kushal" w:date="2014-02-01T09:26:00Z">
        <w:r w:rsidR="001C5B59" w:rsidRPr="00AE0B82">
          <w:rPr>
            <w:rFonts w:eastAsia="Calibri"/>
            <w:i/>
            <w:sz w:val="22"/>
            <w:szCs w:val="22"/>
            <w:rPrChange w:id="306" w:author="Kushal" w:date="2014-02-01T09:41:00Z">
              <w:rPr>
                <w:rFonts w:ascii="NimbusRomNo9L-Regu" w:eastAsia="Calibri" w:hAnsi="NimbusRomNo9L-Regu" w:cs="NimbusRomNo9L-Regu"/>
                <w:sz w:val="34"/>
                <w:szCs w:val="34"/>
              </w:rPr>
            </w:rPrChange>
          </w:rPr>
          <w:t>To Preempt or Not To Preempt, That Is the Question</w:t>
        </w:r>
      </w:ins>
      <w:del w:id="307" w:author="Kushal" w:date="2014-02-01T09:26:00Z">
        <w:r w:rsidRPr="00AE0B82" w:rsidDel="001C5B59">
          <w:rPr>
            <w:rFonts w:eastAsia="Calibri"/>
            <w:i/>
            <w:sz w:val="22"/>
            <w:szCs w:val="22"/>
            <w:rPrChange w:id="308" w:author="Kushal" w:date="2014-02-01T09:41:00Z">
              <w:rPr>
                <w:rFonts w:ascii="Times-Roman" w:eastAsia="Calibri" w:hAnsi="Times-Roman" w:cs="Times-Roman"/>
                <w:i/>
                <w:sz w:val="23"/>
                <w:szCs w:val="23"/>
              </w:rPr>
            </w:rPrChange>
          </w:rPr>
          <w:delText>The Evolution of Automotive Electronics</w:delText>
        </w:r>
      </w:del>
      <w:del w:id="309" w:author="Kushal" w:date="2014-02-01T09:28:00Z">
        <w:r w:rsidRPr="00AE0B82" w:rsidDel="001C5B59">
          <w:rPr>
            <w:rFonts w:eastAsia="Calibri"/>
            <w:i/>
            <w:sz w:val="22"/>
            <w:szCs w:val="22"/>
            <w:rPrChange w:id="310" w:author="Kushal" w:date="2014-02-01T09:41:00Z">
              <w:rPr>
                <w:rFonts w:ascii="Times-Roman" w:eastAsia="Calibri" w:hAnsi="Times-Roman" w:cs="Times-Roman"/>
                <w:i/>
                <w:sz w:val="23"/>
                <w:szCs w:val="23"/>
              </w:rPr>
            </w:rPrChange>
          </w:rPr>
          <w:delText>,</w:delText>
        </w:r>
        <w:r w:rsidRPr="00AE0B82" w:rsidDel="001C5B59">
          <w:rPr>
            <w:color w:val="000000" w:themeColor="text1"/>
            <w:sz w:val="22"/>
            <w:szCs w:val="22"/>
            <w:rPrChange w:id="311" w:author="Kushal" w:date="2014-02-01T09:41:00Z">
              <w:rPr>
                <w:color w:val="000000" w:themeColor="text1"/>
              </w:rPr>
            </w:rPrChange>
          </w:rPr>
          <w:delText xml:space="preserve"> </w:delText>
        </w:r>
        <w:r w:rsidR="00EF320D" w:rsidRPr="00AE0B82" w:rsidDel="001C5B59">
          <w:rPr>
            <w:sz w:val="22"/>
            <w:szCs w:val="22"/>
            <w:rPrChange w:id="312" w:author="Kushal" w:date="2014-02-01T09:41:00Z">
              <w:rPr/>
            </w:rPrChange>
          </w:rPr>
          <w:fldChar w:fldCharType="begin"/>
        </w:r>
        <w:r w:rsidR="00EF320D" w:rsidRPr="00AE0B82" w:rsidDel="001C5B59">
          <w:rPr>
            <w:sz w:val="22"/>
            <w:szCs w:val="22"/>
            <w:rPrChange w:id="313" w:author="Kushal" w:date="2014-02-01T09:41:00Z">
              <w:rPr/>
            </w:rPrChange>
          </w:rPr>
          <w:delInstrText xml:space="preserve"> HYPERLINK "http://www.ecnmag.com/blogs/2012/05/evolution-automotive-electronics%20dated%209th%20June%202012" </w:delInstrText>
        </w:r>
        <w:r w:rsidR="00EF320D" w:rsidRPr="00AE0B82" w:rsidDel="001C5B59">
          <w:rPr>
            <w:sz w:val="22"/>
            <w:szCs w:val="22"/>
            <w:rPrChange w:id="314" w:author="Kushal" w:date="2014-02-01T09:41:00Z">
              <w:rPr/>
            </w:rPrChange>
          </w:rPr>
          <w:fldChar w:fldCharType="separate"/>
        </w:r>
        <w:r w:rsidR="00D75730" w:rsidRPr="00AE0B82" w:rsidDel="001C5B59">
          <w:rPr>
            <w:rStyle w:val="Hyperlink"/>
            <w:sz w:val="22"/>
            <w:szCs w:val="22"/>
            <w:rPrChange w:id="315" w:author="Kushal" w:date="2014-02-01T09:41:00Z">
              <w:rPr>
                <w:rStyle w:val="Hyperlink"/>
              </w:rPr>
            </w:rPrChange>
          </w:rPr>
          <w:delText xml:space="preserve">http://www.ecnmag.com/blogs/2012/05/evolution-automotive-electronics </w:delText>
        </w:r>
        <w:r w:rsidR="00D75730" w:rsidRPr="00AE0B82" w:rsidDel="001C5B59">
          <w:rPr>
            <w:rStyle w:val="Hyperlink"/>
            <w:color w:val="000000" w:themeColor="text1"/>
            <w:sz w:val="22"/>
            <w:szCs w:val="22"/>
            <w:u w:val="none"/>
            <w:rPrChange w:id="316" w:author="Kushal" w:date="2014-02-01T09:41:00Z">
              <w:rPr>
                <w:rStyle w:val="Hyperlink"/>
                <w:color w:val="000000" w:themeColor="text1"/>
                <w:u w:val="none"/>
              </w:rPr>
            </w:rPrChange>
          </w:rPr>
          <w:delText>dated 9th June 2012</w:delText>
        </w:r>
        <w:r w:rsidR="00EF320D" w:rsidRPr="00AE0B82" w:rsidDel="001C5B59">
          <w:rPr>
            <w:rStyle w:val="Hyperlink"/>
            <w:color w:val="000000" w:themeColor="text1"/>
            <w:sz w:val="22"/>
            <w:szCs w:val="22"/>
            <w:u w:val="none"/>
            <w:rPrChange w:id="317" w:author="Kushal" w:date="2014-02-01T09:41:00Z">
              <w:rPr>
                <w:rStyle w:val="Hyperlink"/>
                <w:color w:val="000000" w:themeColor="text1"/>
                <w:u w:val="none"/>
              </w:rPr>
            </w:rPrChange>
          </w:rPr>
          <w:fldChar w:fldCharType="end"/>
        </w:r>
        <w:r w:rsidR="00D75730" w:rsidRPr="00AE0B82" w:rsidDel="001C5B59">
          <w:rPr>
            <w:sz w:val="22"/>
            <w:szCs w:val="22"/>
            <w:rPrChange w:id="318" w:author="Kushal" w:date="2014-02-01T09:41:00Z">
              <w:rPr/>
            </w:rPrChange>
          </w:rPr>
          <w:delText>.</w:delText>
        </w:r>
      </w:del>
    </w:p>
    <w:p w:rsidR="0054276B" w:rsidRPr="00430CA4" w:rsidDel="00AC5FAB" w:rsidRDefault="0054276B" w:rsidP="00AE0B82">
      <w:pPr>
        <w:pStyle w:val="ListParagraph"/>
        <w:numPr>
          <w:ilvl w:val="0"/>
          <w:numId w:val="43"/>
        </w:numPr>
        <w:spacing w:line="360" w:lineRule="auto"/>
        <w:ind w:left="360"/>
        <w:rPr>
          <w:del w:id="319" w:author="Kushal" w:date="2014-02-01T09:29:00Z"/>
          <w:rFonts w:eastAsia="Calibri"/>
          <w:bCs/>
          <w:sz w:val="22"/>
          <w:szCs w:val="22"/>
          <w:rPrChange w:id="320" w:author="Kushal" w:date="2014-02-01T09:42:00Z">
            <w:rPr>
              <w:del w:id="321" w:author="Kushal" w:date="2014-02-01T09:29:00Z"/>
              <w:rFonts w:ascii="Times-Roman" w:eastAsia="Calibri" w:hAnsi="Times-Roman" w:cs="Times-Roman"/>
              <w:bCs/>
              <w:sz w:val="23"/>
              <w:szCs w:val="23"/>
            </w:rPr>
          </w:rPrChange>
        </w:rPr>
        <w:pPrChange w:id="322" w:author="Kushal" w:date="2014-02-01T09:42:00Z">
          <w:pPr>
            <w:pStyle w:val="ListParagraph"/>
            <w:numPr>
              <w:numId w:val="19"/>
            </w:numPr>
            <w:ind w:left="360" w:hanging="360"/>
          </w:pPr>
        </w:pPrChange>
      </w:pPr>
    </w:p>
    <w:p w:rsidR="00AC5FAB" w:rsidRPr="00AE0B82" w:rsidRDefault="00AC5FAB" w:rsidP="00430CA4">
      <w:pPr>
        <w:pStyle w:val="ListParagraph"/>
        <w:numPr>
          <w:ilvl w:val="0"/>
          <w:numId w:val="43"/>
        </w:numPr>
        <w:spacing w:line="360" w:lineRule="auto"/>
        <w:rPr>
          <w:ins w:id="323" w:author="Kushal" w:date="2014-02-01T09:29:00Z"/>
          <w:sz w:val="22"/>
          <w:szCs w:val="22"/>
          <w:rPrChange w:id="324" w:author="Kushal" w:date="2014-02-01T09:41:00Z">
            <w:rPr>
              <w:ins w:id="325" w:author="Kushal" w:date="2014-02-01T09:29:00Z"/>
            </w:rPr>
          </w:rPrChange>
        </w:rPr>
        <w:pPrChange w:id="326" w:author="Kushal" w:date="2014-02-01T09:42:00Z">
          <w:pPr>
            <w:pStyle w:val="ListParagraph"/>
            <w:ind w:left="360"/>
          </w:pPr>
        </w:pPrChange>
      </w:pPr>
    </w:p>
    <w:p w:rsidR="0054276B" w:rsidRPr="00AE0B82" w:rsidDel="00381727" w:rsidRDefault="00AC5FAB" w:rsidP="00AE0B82">
      <w:pPr>
        <w:pStyle w:val="ListParagraph"/>
        <w:numPr>
          <w:ilvl w:val="0"/>
          <w:numId w:val="43"/>
        </w:numPr>
        <w:spacing w:line="360" w:lineRule="auto"/>
        <w:rPr>
          <w:del w:id="327" w:author="Kushal" w:date="2014-02-01T09:42:00Z"/>
          <w:sz w:val="22"/>
          <w:szCs w:val="22"/>
          <w:rPrChange w:id="328" w:author="Kushal" w:date="2014-02-01T09:41:00Z">
            <w:rPr>
              <w:del w:id="329" w:author="Kushal" w:date="2014-02-01T09:42:00Z"/>
            </w:rPr>
          </w:rPrChange>
        </w:rPr>
        <w:pPrChange w:id="330" w:author="Kushal" w:date="2014-02-01T09:42:00Z">
          <w:pPr>
            <w:pStyle w:val="ListParagraph"/>
            <w:numPr>
              <w:numId w:val="19"/>
            </w:numPr>
            <w:ind w:left="360" w:hanging="360"/>
          </w:pPr>
        </w:pPrChange>
      </w:pPr>
      <w:proofErr w:type="spellStart"/>
      <w:ins w:id="331" w:author="Kushal" w:date="2014-02-01T09:29:00Z">
        <w:r w:rsidRPr="00AE0B82">
          <w:rPr>
            <w:rFonts w:eastAsia="Calibri"/>
            <w:bCs/>
            <w:sz w:val="22"/>
            <w:szCs w:val="22"/>
            <w:rPrChange w:id="332" w:author="Kushal" w:date="2014-02-01T09:41:00Z">
              <w:rPr>
                <w:rFonts w:ascii="Times-Roman" w:eastAsia="Calibri" w:hAnsi="Times-Roman" w:cs="Times-Roman"/>
                <w:b/>
                <w:bCs/>
                <w:sz w:val="23"/>
                <w:szCs w:val="23"/>
              </w:rPr>
            </w:rPrChange>
          </w:rPr>
          <w:t>Amit</w:t>
        </w:r>
        <w:proofErr w:type="spellEnd"/>
        <w:r w:rsidRPr="00AE0B82">
          <w:rPr>
            <w:rFonts w:eastAsia="Calibri"/>
            <w:bCs/>
            <w:sz w:val="22"/>
            <w:szCs w:val="22"/>
            <w:rPrChange w:id="333" w:author="Kushal" w:date="2014-02-01T09:41:00Z">
              <w:rPr>
                <w:rFonts w:ascii="Times-Roman" w:eastAsia="Calibri" w:hAnsi="Times-Roman" w:cs="Times-Roman"/>
                <w:b/>
                <w:bCs/>
                <w:sz w:val="23"/>
                <w:szCs w:val="23"/>
              </w:rPr>
            </w:rPrChange>
          </w:rPr>
          <w:t xml:space="preserve"> </w:t>
        </w:r>
        <w:proofErr w:type="spellStart"/>
        <w:r w:rsidRPr="00AE0B82">
          <w:rPr>
            <w:rFonts w:eastAsia="Calibri"/>
            <w:bCs/>
            <w:sz w:val="22"/>
            <w:szCs w:val="22"/>
            <w:rPrChange w:id="334" w:author="Kushal" w:date="2014-02-01T09:41:00Z">
              <w:rPr>
                <w:rFonts w:ascii="Times-Roman" w:eastAsia="Calibri" w:hAnsi="Times-Roman" w:cs="Times-Roman"/>
                <w:b/>
                <w:bCs/>
                <w:sz w:val="23"/>
                <w:szCs w:val="23"/>
              </w:rPr>
            </w:rPrChange>
          </w:rPr>
          <w:t>Choudhary</w:t>
        </w:r>
      </w:ins>
      <w:proofErr w:type="spellEnd"/>
      <w:del w:id="335" w:author="Kushal" w:date="2014-02-01T09:29:00Z">
        <w:r w:rsidR="0054276B" w:rsidRPr="00AE0B82" w:rsidDel="00AC5FAB">
          <w:rPr>
            <w:rFonts w:eastAsia="Calibri"/>
            <w:sz w:val="22"/>
            <w:szCs w:val="22"/>
            <w:rPrChange w:id="336" w:author="Kushal" w:date="2014-02-01T09:41:00Z">
              <w:rPr>
                <w:rFonts w:ascii="Times-Roman" w:eastAsia="Calibri" w:hAnsi="Times-Roman" w:cs="Times-Roman"/>
                <w:sz w:val="23"/>
                <w:szCs w:val="23"/>
              </w:rPr>
            </w:rPrChange>
          </w:rPr>
          <w:delText>Ronald Jurgen</w:delText>
        </w:r>
      </w:del>
      <w:r w:rsidR="0054276B" w:rsidRPr="00AE0B82">
        <w:rPr>
          <w:rFonts w:eastAsia="Calibri"/>
          <w:sz w:val="22"/>
          <w:szCs w:val="22"/>
          <w:rPrChange w:id="337" w:author="Kushal" w:date="2014-02-01T09:41:00Z">
            <w:rPr>
              <w:rFonts w:ascii="Times-Roman" w:eastAsia="Calibri" w:hAnsi="Times-Roman" w:cs="Times-Roman"/>
              <w:sz w:val="23"/>
              <w:szCs w:val="23"/>
            </w:rPr>
          </w:rPrChange>
        </w:rPr>
        <w:t xml:space="preserve">, </w:t>
      </w:r>
      <w:ins w:id="338" w:author="Kushal" w:date="2014-02-01T09:28:00Z">
        <w:r w:rsidRPr="00AE0B82">
          <w:rPr>
            <w:rFonts w:eastAsia="Calibri"/>
            <w:bCs/>
            <w:i/>
            <w:iCs/>
            <w:sz w:val="22"/>
            <w:szCs w:val="22"/>
            <w:rPrChange w:id="339" w:author="Kushal" w:date="2014-02-01T09:41:00Z">
              <w:rPr>
                <w:rFonts w:ascii="Times-Italic" w:eastAsia="Calibri" w:hAnsi="Times-Italic" w:cs="Times-Italic"/>
                <w:b/>
                <w:bCs/>
                <w:i/>
                <w:iCs/>
                <w:sz w:val="23"/>
                <w:szCs w:val="23"/>
              </w:rPr>
            </w:rPrChange>
          </w:rPr>
          <w:t>Implementing a System Call on Linux 2.6 for i386</w:t>
        </w:r>
      </w:ins>
      <w:del w:id="340" w:author="Kushal" w:date="2014-02-01T09:28:00Z">
        <w:r w:rsidR="0054276B" w:rsidRPr="00AE0B82" w:rsidDel="00AC5FAB">
          <w:rPr>
            <w:rFonts w:eastAsia="Calibri"/>
            <w:i/>
            <w:iCs/>
            <w:sz w:val="22"/>
            <w:szCs w:val="22"/>
            <w:rPrChange w:id="341" w:author="Kushal" w:date="2014-02-01T09:41:00Z">
              <w:rPr>
                <w:rFonts w:ascii="Times-Italic" w:eastAsia="Calibri" w:hAnsi="Times-Italic" w:cs="Times-Italic"/>
                <w:i/>
                <w:iCs/>
                <w:sz w:val="23"/>
                <w:szCs w:val="23"/>
              </w:rPr>
            </w:rPrChange>
          </w:rPr>
          <w:delText>Automotive Electronics Handbook</w:delText>
        </w:r>
      </w:del>
      <w:r w:rsidR="0054276B" w:rsidRPr="00AE0B82">
        <w:rPr>
          <w:rFonts w:eastAsia="Calibri"/>
          <w:sz w:val="22"/>
          <w:szCs w:val="22"/>
          <w:rPrChange w:id="342" w:author="Kushal" w:date="2014-02-01T09:41:00Z">
            <w:rPr>
              <w:rFonts w:ascii="Times-Roman" w:eastAsia="Calibri" w:hAnsi="Times-Roman" w:cs="Times-Roman"/>
              <w:sz w:val="23"/>
              <w:szCs w:val="23"/>
            </w:rPr>
          </w:rPrChange>
        </w:rPr>
        <w:t xml:space="preserve">, </w:t>
      </w:r>
      <w:ins w:id="343" w:author="Kushal" w:date="2014-02-01T09:29:00Z">
        <w:r w:rsidRPr="00AE0B82">
          <w:rPr>
            <w:rFonts w:eastAsia="Calibri"/>
            <w:sz w:val="22"/>
            <w:szCs w:val="22"/>
            <w:rPrChange w:id="344" w:author="Kushal" w:date="2014-02-01T09:41:00Z">
              <w:rPr>
                <w:rFonts w:ascii="Times-Roman" w:eastAsia="Calibri" w:hAnsi="Times-Roman" w:cs="Times-Roman"/>
                <w:sz w:val="22"/>
                <w:szCs w:val="22"/>
              </w:rPr>
            </w:rPrChange>
          </w:rPr>
          <w:t>2006−10−27</w:t>
        </w:r>
      </w:ins>
      <w:del w:id="345" w:author="Kushal" w:date="2014-02-01T09:29:00Z">
        <w:r w:rsidR="0054276B" w:rsidRPr="00AE0B82" w:rsidDel="00AC5FAB">
          <w:rPr>
            <w:rFonts w:eastAsia="Calibri"/>
            <w:sz w:val="22"/>
            <w:szCs w:val="22"/>
            <w:rPrChange w:id="346" w:author="Kushal" w:date="2014-02-01T09:41:00Z">
              <w:rPr>
                <w:rFonts w:ascii="Times-Roman" w:eastAsia="Calibri" w:hAnsi="Times-Roman" w:cs="Times-Roman"/>
                <w:sz w:val="23"/>
                <w:szCs w:val="23"/>
              </w:rPr>
            </w:rPrChange>
          </w:rPr>
          <w:delText>New York: Mc Graw Hill</w:delText>
        </w:r>
      </w:del>
      <w:r w:rsidR="0054276B" w:rsidRPr="00AE0B82">
        <w:rPr>
          <w:rFonts w:eastAsia="Calibri"/>
          <w:sz w:val="22"/>
          <w:szCs w:val="22"/>
          <w:rPrChange w:id="347" w:author="Kushal" w:date="2014-02-01T09:41:00Z">
            <w:rPr>
              <w:rFonts w:ascii="Times-Roman" w:eastAsia="Calibri" w:hAnsi="Times-Roman" w:cs="Times-Roman"/>
              <w:sz w:val="23"/>
              <w:szCs w:val="23"/>
            </w:rPr>
          </w:rPrChange>
        </w:rPr>
        <w:t>, 1999</w:t>
      </w:r>
    </w:p>
    <w:p w:rsidR="00D75730" w:rsidRPr="00381727" w:rsidRDefault="00D75730" w:rsidP="00381727">
      <w:pPr>
        <w:pStyle w:val="ListParagraph"/>
        <w:numPr>
          <w:ilvl w:val="0"/>
          <w:numId w:val="43"/>
        </w:numPr>
        <w:spacing w:line="360" w:lineRule="auto"/>
        <w:rPr>
          <w:sz w:val="22"/>
          <w:szCs w:val="22"/>
          <w:rPrChange w:id="348" w:author="Kushal" w:date="2014-02-01T09:42:00Z">
            <w:rPr/>
          </w:rPrChange>
        </w:rPr>
        <w:pPrChange w:id="349" w:author="Kushal" w:date="2014-02-01T09:42:00Z">
          <w:pPr>
            <w:pStyle w:val="ListParagraph"/>
            <w:ind w:left="360"/>
          </w:pPr>
        </w:pPrChange>
      </w:pPr>
    </w:p>
    <w:p w:rsidR="00381727" w:rsidRPr="00381727" w:rsidRDefault="00AC5FAB" w:rsidP="00381727">
      <w:pPr>
        <w:pStyle w:val="ListParagraph"/>
        <w:numPr>
          <w:ilvl w:val="0"/>
          <w:numId w:val="43"/>
        </w:numPr>
        <w:rPr>
          <w:ins w:id="350" w:author="Kushal" w:date="2014-02-01T09:42:00Z"/>
          <w:i/>
          <w:sz w:val="22"/>
          <w:szCs w:val="22"/>
          <w:rPrChange w:id="351" w:author="Kushal" w:date="2014-02-01T09:42:00Z">
            <w:rPr>
              <w:ins w:id="352" w:author="Kushal" w:date="2014-02-01T09:42:00Z"/>
            </w:rPr>
          </w:rPrChange>
        </w:rPr>
        <w:pPrChange w:id="353" w:author="Kushal" w:date="2014-02-01T09:42:00Z">
          <w:pPr>
            <w:pStyle w:val="ListParagraph"/>
            <w:numPr>
              <w:numId w:val="43"/>
            </w:numPr>
            <w:ind w:hanging="360"/>
          </w:pPr>
        </w:pPrChange>
      </w:pPr>
      <w:proofErr w:type="spellStart"/>
      <w:ins w:id="354" w:author="Kushal" w:date="2014-02-01T09:31:00Z">
        <w:r w:rsidRPr="00DC7476">
          <w:rPr>
            <w:rFonts w:eastAsia="Calibri"/>
            <w:bCs/>
            <w:sz w:val="22"/>
            <w:szCs w:val="22"/>
            <w:rPrChange w:id="355" w:author="Kushal" w:date="2014-02-01T09:42:00Z">
              <w:rPr>
                <w:rFonts w:ascii="AkzidenzGroteskBQ-Bold" w:eastAsia="Calibri" w:hAnsi="AkzidenzGroteskBQ-Bold" w:cs="AkzidenzGroteskBQ-Bold"/>
                <w:b/>
                <w:bCs/>
                <w:sz w:val="28"/>
                <w:szCs w:val="28"/>
              </w:rPr>
            </w:rPrChange>
          </w:rPr>
          <w:t>Freescale</w:t>
        </w:r>
        <w:proofErr w:type="spellEnd"/>
        <w:r w:rsidRPr="00DC7476">
          <w:rPr>
            <w:rFonts w:eastAsia="Calibri"/>
            <w:bCs/>
            <w:sz w:val="22"/>
            <w:szCs w:val="22"/>
            <w:rPrChange w:id="356" w:author="Kushal" w:date="2014-02-01T09:42:00Z">
              <w:rPr>
                <w:rFonts w:ascii="AkzidenzGroteskBQ-Bold" w:eastAsia="Calibri" w:hAnsi="AkzidenzGroteskBQ-Bold" w:cs="AkzidenzGroteskBQ-Bold"/>
                <w:b/>
                <w:bCs/>
                <w:sz w:val="28"/>
                <w:szCs w:val="28"/>
              </w:rPr>
            </w:rPrChange>
          </w:rPr>
          <w:t xml:space="preserve"> Semiconductor</w:t>
        </w:r>
        <w:r w:rsidRPr="00DC7476">
          <w:rPr>
            <w:rFonts w:eastAsia="Calibri"/>
            <w:bCs/>
            <w:sz w:val="22"/>
            <w:szCs w:val="22"/>
            <w:rPrChange w:id="357" w:author="Kushal" w:date="2014-02-01T09:42:00Z">
              <w:rPr>
                <w:rFonts w:ascii="AkzidenzGroteskBQ-Bold" w:eastAsia="Calibri" w:hAnsi="AkzidenzGroteskBQ-Bold" w:cs="AkzidenzGroteskBQ-Bold"/>
                <w:b/>
                <w:bCs/>
                <w:sz w:val="28"/>
                <w:szCs w:val="28"/>
              </w:rPr>
            </w:rPrChange>
          </w:rPr>
          <w:t>, David Beal</w:t>
        </w:r>
      </w:ins>
      <w:del w:id="358" w:author="Kushal" w:date="2014-02-01T09:31:00Z">
        <w:r w:rsidR="004D6BA0" w:rsidRPr="00DC7476" w:rsidDel="00AC5FAB">
          <w:rPr>
            <w:sz w:val="22"/>
            <w:szCs w:val="22"/>
            <w:rPrChange w:id="359" w:author="Kushal" w:date="2014-02-01T09:42:00Z">
              <w:rPr/>
            </w:rPrChange>
          </w:rPr>
          <w:delText>George J Whalen</w:delText>
        </w:r>
      </w:del>
      <w:r w:rsidR="004D6BA0" w:rsidRPr="00DC7476">
        <w:rPr>
          <w:sz w:val="22"/>
          <w:szCs w:val="22"/>
          <w:rPrChange w:id="360" w:author="Kushal" w:date="2014-02-01T09:42:00Z">
            <w:rPr>
              <w:b/>
            </w:rPr>
          </w:rPrChange>
        </w:rPr>
        <w:t>,</w:t>
      </w:r>
      <w:r w:rsidR="004D6BA0" w:rsidRPr="00DC7476">
        <w:rPr>
          <w:i/>
          <w:sz w:val="22"/>
          <w:szCs w:val="22"/>
          <w:rPrChange w:id="361" w:author="Kushal" w:date="2014-02-01T09:42:00Z">
            <w:rPr>
              <w:i/>
            </w:rPr>
          </w:rPrChange>
        </w:rPr>
        <w:t xml:space="preserve"> </w:t>
      </w:r>
      <w:ins w:id="362" w:author="Kushal" w:date="2014-02-01T09:30:00Z">
        <w:r w:rsidRPr="00DC7476">
          <w:rPr>
            <w:bCs/>
            <w:i/>
            <w:sz w:val="22"/>
            <w:szCs w:val="22"/>
            <w:rPrChange w:id="363" w:author="Kushal" w:date="2014-02-01T09:42:00Z">
              <w:rPr>
                <w:b/>
                <w:bCs/>
                <w:i/>
              </w:rPr>
            </w:rPrChange>
          </w:rPr>
          <w:t>Linux® As a Real-Time</w:t>
        </w:r>
      </w:ins>
      <w:ins w:id="364" w:author="Kushal" w:date="2014-02-01T09:31:00Z">
        <w:r w:rsidRPr="00DC7476">
          <w:rPr>
            <w:bCs/>
            <w:i/>
            <w:sz w:val="22"/>
            <w:szCs w:val="22"/>
            <w:rPrChange w:id="365" w:author="Kushal" w:date="2014-02-01T09:42:00Z">
              <w:rPr>
                <w:bCs/>
                <w:i/>
                <w:sz w:val="20"/>
                <w:szCs w:val="20"/>
              </w:rPr>
            </w:rPrChange>
          </w:rPr>
          <w:t xml:space="preserve"> </w:t>
        </w:r>
      </w:ins>
      <w:ins w:id="366" w:author="Kushal" w:date="2014-02-01T09:30:00Z">
        <w:r w:rsidRPr="00DC7476">
          <w:rPr>
            <w:bCs/>
            <w:i/>
            <w:sz w:val="22"/>
            <w:szCs w:val="22"/>
            <w:rPrChange w:id="367" w:author="Kushal" w:date="2014-02-01T09:42:00Z">
              <w:rPr>
                <w:b/>
                <w:bCs/>
                <w:i/>
              </w:rPr>
            </w:rPrChange>
          </w:rPr>
          <w:t>Operating System</w:t>
        </w:r>
      </w:ins>
    </w:p>
    <w:p w:rsidR="006743EB" w:rsidRPr="00DC7476" w:rsidDel="00AC5FAB" w:rsidRDefault="00B81E2C" w:rsidP="00381727">
      <w:pPr>
        <w:pStyle w:val="ListParagraph"/>
        <w:autoSpaceDE w:val="0"/>
        <w:autoSpaceDN w:val="0"/>
        <w:adjustRightInd w:val="0"/>
        <w:spacing w:line="360" w:lineRule="auto"/>
        <w:rPr>
          <w:del w:id="368" w:author="Kushal" w:date="2014-02-01T09:31:00Z"/>
          <w:i/>
          <w:sz w:val="22"/>
          <w:szCs w:val="22"/>
          <w:rPrChange w:id="369" w:author="Kushal" w:date="2014-02-01T09:42:00Z">
            <w:rPr>
              <w:del w:id="370" w:author="Kushal" w:date="2014-02-01T09:31:00Z"/>
            </w:rPr>
          </w:rPrChange>
        </w:rPr>
        <w:pPrChange w:id="371" w:author="Kushal" w:date="2014-02-01T09:42:00Z">
          <w:pPr>
            <w:pStyle w:val="ListParagraph"/>
            <w:numPr>
              <w:numId w:val="19"/>
            </w:numPr>
            <w:ind w:left="360" w:hanging="360"/>
          </w:pPr>
        </w:pPrChange>
      </w:pPr>
      <w:del w:id="372" w:author="Kushal" w:date="2014-02-01T09:30:00Z">
        <w:r w:rsidRPr="00DC7476" w:rsidDel="00AC5FAB">
          <w:rPr>
            <w:i/>
            <w:sz w:val="22"/>
            <w:szCs w:val="22"/>
            <w:rPrChange w:id="373" w:author="Kushal" w:date="2014-02-01T09:42:00Z">
              <w:rPr>
                <w:i/>
              </w:rPr>
            </w:rPrChange>
          </w:rPr>
          <w:delText>Automotive Electronics, Excerpt</w:delText>
        </w:r>
        <w:r w:rsidR="004D6BA0" w:rsidRPr="00DC7476" w:rsidDel="00AC5FAB">
          <w:rPr>
            <w:i/>
            <w:sz w:val="22"/>
            <w:szCs w:val="22"/>
            <w:rPrChange w:id="374" w:author="Kushal" w:date="2014-02-01T09:42:00Z">
              <w:rPr>
                <w:i/>
              </w:rPr>
            </w:rPrChange>
          </w:rPr>
          <w:delText>s from Automotive Electronics</w:delText>
        </w:r>
      </w:del>
      <w:del w:id="375" w:author="Kushal" w:date="2014-02-01T09:31:00Z">
        <w:r w:rsidR="004D6BA0" w:rsidRPr="00DC7476" w:rsidDel="00AC5FAB">
          <w:rPr>
            <w:i/>
            <w:sz w:val="22"/>
            <w:szCs w:val="22"/>
            <w:rPrChange w:id="376" w:author="Kushal" w:date="2014-02-01T09:42:00Z">
              <w:rPr>
                <w:i/>
              </w:rPr>
            </w:rPrChange>
          </w:rPr>
          <w:delText xml:space="preserve">, </w:delText>
        </w:r>
        <w:r w:rsidR="0054276B" w:rsidRPr="00DC7476" w:rsidDel="00AC5FAB">
          <w:rPr>
            <w:i/>
            <w:sz w:val="22"/>
            <w:szCs w:val="22"/>
            <w:rPrChange w:id="377" w:author="Kushal" w:date="2014-02-01T09:42:00Z">
              <w:rPr/>
            </w:rPrChange>
          </w:rPr>
          <w:delText xml:space="preserve">Tkusu  N Sama 20856. </w:delText>
        </w:r>
      </w:del>
    </w:p>
    <w:p w:rsidR="006743EB" w:rsidRPr="00AE0B82" w:rsidDel="00381727" w:rsidRDefault="006743EB" w:rsidP="00381727">
      <w:pPr>
        <w:pStyle w:val="ListParagraph"/>
        <w:rPr>
          <w:del w:id="378" w:author="Kushal" w:date="2014-02-01T09:42:00Z"/>
          <w:rPrChange w:id="379" w:author="Kushal" w:date="2014-02-01T09:41:00Z">
            <w:rPr>
              <w:del w:id="380" w:author="Kushal" w:date="2014-02-01T09:42:00Z"/>
              <w:i/>
            </w:rPr>
          </w:rPrChange>
        </w:rPr>
        <w:pPrChange w:id="381" w:author="Kushal" w:date="2014-02-01T09:42:00Z">
          <w:pPr>
            <w:pStyle w:val="ListParagraph"/>
          </w:pPr>
        </w:pPrChange>
      </w:pPr>
    </w:p>
    <w:p w:rsidR="0047329F" w:rsidRPr="00381727" w:rsidDel="00AC5FAB" w:rsidRDefault="006743EB" w:rsidP="00381727">
      <w:pPr>
        <w:pStyle w:val="ListParagraph"/>
        <w:spacing w:line="360" w:lineRule="auto"/>
        <w:rPr>
          <w:del w:id="382" w:author="Kushal" w:date="2014-02-01T09:32:00Z"/>
          <w:sz w:val="22"/>
          <w:szCs w:val="22"/>
          <w:rPrChange w:id="383" w:author="Kushal" w:date="2014-02-01T09:42:00Z">
            <w:rPr>
              <w:del w:id="384" w:author="Kushal" w:date="2014-02-01T09:32:00Z"/>
            </w:rPr>
          </w:rPrChange>
        </w:rPr>
        <w:pPrChange w:id="385" w:author="Kushal" w:date="2014-02-01T09:42:00Z">
          <w:pPr>
            <w:pStyle w:val="ListParagraph"/>
            <w:numPr>
              <w:numId w:val="19"/>
            </w:numPr>
            <w:ind w:left="360" w:hanging="360"/>
          </w:pPr>
        </w:pPrChange>
      </w:pPr>
      <w:del w:id="386" w:author="Kushal" w:date="2014-02-01T09:32:00Z">
        <w:r w:rsidRPr="00381727" w:rsidDel="00AC5FAB">
          <w:rPr>
            <w:i/>
            <w:sz w:val="22"/>
            <w:szCs w:val="22"/>
            <w:rPrChange w:id="387" w:author="Kushal" w:date="2014-02-01T09:42:00Z">
              <w:rPr>
                <w:i/>
              </w:rPr>
            </w:rPrChange>
          </w:rPr>
          <w:delText>ECU Design and Testing using National Instruments Product</w:delText>
        </w:r>
        <w:r w:rsidRPr="00381727" w:rsidDel="00AC5FAB">
          <w:rPr>
            <w:sz w:val="22"/>
            <w:szCs w:val="22"/>
            <w:rPrChange w:id="388" w:author="Kushal" w:date="2014-02-01T09:42:00Z">
              <w:rPr/>
            </w:rPrChange>
          </w:rPr>
          <w:delText xml:space="preserve">, </w:delText>
        </w:r>
        <w:r w:rsidR="00EF320D" w:rsidRPr="00381727" w:rsidDel="00AC5FAB">
          <w:rPr>
            <w:sz w:val="22"/>
            <w:szCs w:val="22"/>
            <w:rPrChange w:id="389" w:author="Kushal" w:date="2014-02-01T09:42:00Z">
              <w:rPr/>
            </w:rPrChange>
          </w:rPr>
          <w:fldChar w:fldCharType="begin"/>
        </w:r>
        <w:r w:rsidR="00EF320D" w:rsidRPr="00381727" w:rsidDel="00AC5FAB">
          <w:rPr>
            <w:sz w:val="22"/>
            <w:szCs w:val="22"/>
            <w:rPrChange w:id="390" w:author="Kushal" w:date="2014-02-01T09:42:00Z">
              <w:rPr/>
            </w:rPrChange>
          </w:rPr>
          <w:delInstrText xml:space="preserve"> HYPERLINK "http://www.ni.com/white-paper/3312/en%20dated%209th%20June%202012" </w:delInstrText>
        </w:r>
        <w:r w:rsidR="00EF320D" w:rsidRPr="00381727" w:rsidDel="00AC5FAB">
          <w:rPr>
            <w:sz w:val="22"/>
            <w:szCs w:val="22"/>
            <w:rPrChange w:id="391" w:author="Kushal" w:date="2014-02-01T09:42:00Z">
              <w:rPr/>
            </w:rPrChange>
          </w:rPr>
          <w:fldChar w:fldCharType="separate"/>
        </w:r>
        <w:r w:rsidR="00EA3356" w:rsidRPr="00381727" w:rsidDel="00AC5FAB">
          <w:rPr>
            <w:rStyle w:val="Hyperlink"/>
            <w:sz w:val="22"/>
            <w:szCs w:val="22"/>
            <w:rPrChange w:id="392" w:author="Kushal" w:date="2014-02-01T09:42:00Z">
              <w:rPr>
                <w:rStyle w:val="Hyperlink"/>
              </w:rPr>
            </w:rPrChange>
          </w:rPr>
          <w:delText xml:space="preserve">http://www.ni.com/white-paper/3312/en </w:delText>
        </w:r>
        <w:r w:rsidR="00EA3356" w:rsidRPr="00381727" w:rsidDel="00AC5FAB">
          <w:rPr>
            <w:rStyle w:val="Hyperlink"/>
            <w:color w:val="000000" w:themeColor="text1"/>
            <w:sz w:val="22"/>
            <w:szCs w:val="22"/>
            <w:u w:val="none"/>
            <w:rPrChange w:id="393" w:author="Kushal" w:date="2014-02-01T09:42:00Z">
              <w:rPr>
                <w:rStyle w:val="Hyperlink"/>
                <w:color w:val="000000" w:themeColor="text1"/>
                <w:u w:val="none"/>
              </w:rPr>
            </w:rPrChange>
          </w:rPr>
          <w:delText>dated 9th June 201</w:delText>
        </w:r>
        <w:r w:rsidR="00EF320D" w:rsidRPr="00381727" w:rsidDel="00AC5FAB">
          <w:rPr>
            <w:rStyle w:val="Hyperlink"/>
            <w:color w:val="000000" w:themeColor="text1"/>
            <w:sz w:val="22"/>
            <w:szCs w:val="22"/>
            <w:u w:val="none"/>
            <w:rPrChange w:id="394" w:author="Kushal" w:date="2014-02-01T09:42:00Z">
              <w:rPr>
                <w:rStyle w:val="Hyperlink"/>
                <w:color w:val="000000" w:themeColor="text1"/>
                <w:u w:val="none"/>
              </w:rPr>
            </w:rPrChange>
          </w:rPr>
          <w:fldChar w:fldCharType="end"/>
        </w:r>
        <w:r w:rsidR="00EA3356" w:rsidRPr="00381727" w:rsidDel="00AC5FAB">
          <w:rPr>
            <w:sz w:val="22"/>
            <w:szCs w:val="22"/>
            <w:rPrChange w:id="395" w:author="Kushal" w:date="2014-02-01T09:42:00Z">
              <w:rPr/>
            </w:rPrChange>
          </w:rPr>
          <w:delText xml:space="preserve">2. </w:delText>
        </w:r>
      </w:del>
    </w:p>
    <w:p w:rsidR="0047329F" w:rsidRPr="00AE0B82" w:rsidDel="00AC5FAB" w:rsidRDefault="0047329F" w:rsidP="00381727">
      <w:pPr>
        <w:pStyle w:val="ListParagraph"/>
        <w:rPr>
          <w:del w:id="396" w:author="Kushal" w:date="2014-02-01T09:32:00Z"/>
          <w:rPrChange w:id="397" w:author="Kushal" w:date="2014-02-01T09:41:00Z">
            <w:rPr>
              <w:del w:id="398" w:author="Kushal" w:date="2014-02-01T09:32:00Z"/>
            </w:rPr>
          </w:rPrChange>
        </w:rPr>
        <w:pPrChange w:id="399" w:author="Kushal" w:date="2014-02-01T09:42:00Z">
          <w:pPr>
            <w:pStyle w:val="ListParagraph"/>
          </w:pPr>
        </w:pPrChange>
      </w:pPr>
    </w:p>
    <w:p w:rsidR="007D40CC" w:rsidRPr="00AE0B82" w:rsidDel="00AC5FAB" w:rsidRDefault="00C4713C" w:rsidP="00381727">
      <w:pPr>
        <w:pStyle w:val="ListParagraph"/>
        <w:rPr>
          <w:del w:id="400" w:author="Kushal" w:date="2014-02-01T09:32:00Z"/>
          <w:rPrChange w:id="401" w:author="Kushal" w:date="2014-02-01T09:41:00Z">
            <w:rPr>
              <w:del w:id="402" w:author="Kushal" w:date="2014-02-01T09:32:00Z"/>
            </w:rPr>
          </w:rPrChange>
        </w:rPr>
        <w:pPrChange w:id="403" w:author="Kushal" w:date="2014-02-01T09:42:00Z">
          <w:pPr>
            <w:pStyle w:val="ListParagraph"/>
            <w:numPr>
              <w:numId w:val="19"/>
            </w:numPr>
            <w:ind w:left="360" w:hanging="360"/>
          </w:pPr>
        </w:pPrChange>
      </w:pPr>
      <w:del w:id="404" w:author="Kushal" w:date="2014-02-01T09:32:00Z">
        <w:r w:rsidRPr="00AE0B82" w:rsidDel="00AC5FAB">
          <w:rPr>
            <w:rPrChange w:id="405" w:author="Kushal" w:date="2014-02-01T09:41:00Z">
              <w:rPr/>
            </w:rPrChange>
          </w:rPr>
          <w:delText>Woodward Installation Manual ECM3 Electronic Fuel injection System</w:delText>
        </w:r>
        <w:r w:rsidR="0047329F" w:rsidRPr="00AE0B82" w:rsidDel="00AC5FAB">
          <w:rPr>
            <w:rPrChange w:id="406" w:author="Kushal" w:date="2014-02-01T09:41:00Z">
              <w:rPr>
                <w:i/>
              </w:rPr>
            </w:rPrChange>
          </w:rPr>
          <w:delText xml:space="preserve"> Manual 26348 (Revision B)</w:delText>
        </w:r>
      </w:del>
    </w:p>
    <w:p w:rsidR="00423F39" w:rsidRPr="00AE0B82" w:rsidDel="00AC5FAB" w:rsidRDefault="00423F39" w:rsidP="00381727">
      <w:pPr>
        <w:pStyle w:val="ListParagraph"/>
        <w:rPr>
          <w:del w:id="407" w:author="Kushal" w:date="2014-02-01T09:32:00Z"/>
          <w:rPrChange w:id="408" w:author="Kushal" w:date="2014-02-01T09:41:00Z">
            <w:rPr>
              <w:del w:id="409" w:author="Kushal" w:date="2014-02-01T09:32:00Z"/>
            </w:rPr>
          </w:rPrChange>
        </w:rPr>
        <w:pPrChange w:id="410" w:author="Kushal" w:date="2014-02-01T09:42:00Z">
          <w:pPr>
            <w:pStyle w:val="ListParagraph"/>
          </w:pPr>
        </w:pPrChange>
      </w:pPr>
    </w:p>
    <w:p w:rsidR="00423F39" w:rsidRPr="00AE0B82" w:rsidDel="00AC5FAB" w:rsidRDefault="00423F39" w:rsidP="00381727">
      <w:pPr>
        <w:pStyle w:val="ListParagraph"/>
        <w:rPr>
          <w:del w:id="411" w:author="Kushal" w:date="2014-02-01T09:32:00Z"/>
          <w:rStyle w:val="Hyperlink"/>
          <w:color w:val="000000" w:themeColor="text1"/>
          <w:sz w:val="22"/>
          <w:szCs w:val="22"/>
          <w:u w:val="none"/>
          <w:rPrChange w:id="412" w:author="Kushal" w:date="2014-02-01T09:41:00Z">
            <w:rPr>
              <w:del w:id="413" w:author="Kushal" w:date="2014-02-01T09:32:00Z"/>
              <w:rStyle w:val="Hyperlink"/>
              <w:color w:val="000000" w:themeColor="text1"/>
              <w:u w:val="none"/>
            </w:rPr>
          </w:rPrChange>
        </w:rPr>
        <w:pPrChange w:id="414" w:author="Kushal" w:date="2014-02-01T09:42:00Z">
          <w:pPr>
            <w:pStyle w:val="ListParagraph"/>
            <w:numPr>
              <w:numId w:val="19"/>
            </w:numPr>
            <w:ind w:left="360" w:hanging="360"/>
          </w:pPr>
        </w:pPrChange>
      </w:pPr>
      <w:del w:id="415" w:author="Kushal" w:date="2014-02-01T09:32:00Z">
        <w:r w:rsidRPr="00AE0B82" w:rsidDel="00AC5FAB">
          <w:rPr>
            <w:rPrChange w:id="416" w:author="Kushal" w:date="2014-02-01T09:41:00Z">
              <w:rPr/>
            </w:rPrChange>
          </w:rPr>
          <w:delText xml:space="preserve">Precision MBA, LLC, </w:delText>
        </w:r>
        <w:r w:rsidR="00EF320D" w:rsidRPr="00AE0B82" w:rsidDel="00AC5FAB">
          <w:rPr>
            <w:rPrChange w:id="417" w:author="Kushal" w:date="2014-02-01T09:41:00Z">
              <w:rPr/>
            </w:rPrChange>
          </w:rPr>
          <w:fldChar w:fldCharType="begin"/>
        </w:r>
        <w:r w:rsidR="00EF320D" w:rsidRPr="00AE0B82" w:rsidDel="00AC5FAB">
          <w:rPr>
            <w:rPrChange w:id="418" w:author="Kushal" w:date="2014-02-01T09:41:00Z">
              <w:rPr/>
            </w:rPrChange>
          </w:rPr>
          <w:delInstrText xml:space="preserve"> HYPERLINK "http://www.precisionmba.com/calibration.htm%20dated%2016th%20June%202012" </w:delInstrText>
        </w:r>
        <w:r w:rsidR="00EF320D" w:rsidRPr="00AE0B82" w:rsidDel="00AC5FAB">
          <w:rPr>
            <w:rPrChange w:id="419" w:author="Kushal" w:date="2014-02-01T09:41:00Z">
              <w:rPr/>
            </w:rPrChange>
          </w:rPr>
          <w:fldChar w:fldCharType="separate"/>
        </w:r>
        <w:r w:rsidRPr="00AE0B82" w:rsidDel="00AC5FAB">
          <w:rPr>
            <w:rStyle w:val="Hyperlink"/>
            <w:sz w:val="22"/>
            <w:szCs w:val="22"/>
            <w:rPrChange w:id="420" w:author="Kushal" w:date="2014-02-01T09:41:00Z">
              <w:rPr>
                <w:rStyle w:val="Hyperlink"/>
              </w:rPr>
            </w:rPrChange>
          </w:rPr>
          <w:delText>http://www.precisionmba.com/calibration.htm</w:delText>
        </w:r>
        <w:r w:rsidRPr="00AE0B82" w:rsidDel="00AC5FAB">
          <w:rPr>
            <w:rStyle w:val="Hyperlink"/>
            <w:color w:val="000000" w:themeColor="text1"/>
            <w:sz w:val="22"/>
            <w:szCs w:val="22"/>
            <w:u w:val="none"/>
            <w:rPrChange w:id="421" w:author="Kushal" w:date="2014-02-01T09:41:00Z">
              <w:rPr>
                <w:rStyle w:val="Hyperlink"/>
                <w:color w:val="000000" w:themeColor="text1"/>
                <w:u w:val="none"/>
              </w:rPr>
            </w:rPrChange>
          </w:rPr>
          <w:delText xml:space="preserve"> dated 16th June 2012</w:delText>
        </w:r>
        <w:r w:rsidR="00EF320D" w:rsidRPr="00AE0B82" w:rsidDel="00AC5FAB">
          <w:rPr>
            <w:rStyle w:val="Hyperlink"/>
            <w:color w:val="000000" w:themeColor="text1"/>
            <w:sz w:val="22"/>
            <w:szCs w:val="22"/>
            <w:u w:val="none"/>
            <w:rPrChange w:id="422" w:author="Kushal" w:date="2014-02-01T09:41:00Z">
              <w:rPr>
                <w:rStyle w:val="Hyperlink"/>
                <w:color w:val="000000" w:themeColor="text1"/>
                <w:u w:val="none"/>
              </w:rPr>
            </w:rPrChange>
          </w:rPr>
          <w:fldChar w:fldCharType="end"/>
        </w:r>
        <w:r w:rsidRPr="00AE0B82" w:rsidDel="00AC5FAB">
          <w:rPr>
            <w:rStyle w:val="Hyperlink"/>
            <w:color w:val="000000" w:themeColor="text1"/>
            <w:sz w:val="22"/>
            <w:szCs w:val="22"/>
            <w:u w:val="none"/>
            <w:rPrChange w:id="423" w:author="Kushal" w:date="2014-02-01T09:41:00Z">
              <w:rPr>
                <w:rStyle w:val="Hyperlink"/>
                <w:color w:val="000000" w:themeColor="text1"/>
                <w:u w:val="none"/>
              </w:rPr>
            </w:rPrChange>
          </w:rPr>
          <w:delText xml:space="preserve">. </w:delText>
        </w:r>
      </w:del>
    </w:p>
    <w:p w:rsidR="007D40CC" w:rsidRPr="00AE0B82" w:rsidDel="00AC5FAB" w:rsidRDefault="007D40CC" w:rsidP="00381727">
      <w:pPr>
        <w:pStyle w:val="ListParagraph"/>
        <w:rPr>
          <w:del w:id="424" w:author="Kushal" w:date="2014-02-01T09:32:00Z"/>
          <w:rStyle w:val="Hyperlink"/>
          <w:color w:val="000000" w:themeColor="text1"/>
          <w:sz w:val="22"/>
          <w:szCs w:val="22"/>
          <w:u w:val="none"/>
          <w:rPrChange w:id="425" w:author="Kushal" w:date="2014-02-01T09:41:00Z">
            <w:rPr>
              <w:del w:id="426" w:author="Kushal" w:date="2014-02-01T09:32:00Z"/>
              <w:rStyle w:val="Hyperlink"/>
              <w:color w:val="000000" w:themeColor="text1"/>
              <w:u w:val="none"/>
            </w:rPr>
          </w:rPrChange>
        </w:rPr>
        <w:pPrChange w:id="427" w:author="Kushal" w:date="2014-02-01T09:42:00Z">
          <w:pPr/>
        </w:pPrChange>
      </w:pPr>
    </w:p>
    <w:p w:rsidR="00AC5FAB" w:rsidRPr="00AE0B82" w:rsidRDefault="00AC5FAB" w:rsidP="00381727">
      <w:pPr>
        <w:pStyle w:val="ListParagraph"/>
        <w:rPr>
          <w:ins w:id="428" w:author="Kushal" w:date="2014-02-01T09:32:00Z"/>
          <w:rPrChange w:id="429" w:author="Kushal" w:date="2014-02-01T09:41:00Z">
            <w:rPr>
              <w:ins w:id="430" w:author="Kushal" w:date="2014-02-01T09:32:00Z"/>
              <w:rFonts w:ascii="Verdana" w:hAnsi="Verdana" w:cs="Verdana"/>
            </w:rPr>
          </w:rPrChange>
        </w:rPr>
        <w:pPrChange w:id="431" w:author="Kushal" w:date="2014-02-01T09:42:00Z">
          <w:pPr>
            <w:pStyle w:val="Default"/>
          </w:pPr>
        </w:pPrChange>
      </w:pPr>
    </w:p>
    <w:p w:rsidR="00AC5FAB" w:rsidRPr="00B01566" w:rsidRDefault="00AC5FAB" w:rsidP="00B01566">
      <w:pPr>
        <w:pStyle w:val="ListParagraph"/>
        <w:numPr>
          <w:ilvl w:val="0"/>
          <w:numId w:val="43"/>
        </w:numPr>
        <w:spacing w:line="360" w:lineRule="auto"/>
        <w:rPr>
          <w:ins w:id="432" w:author="Kushal" w:date="2014-02-01T09:35:00Z"/>
          <w:rFonts w:eastAsia="Calibri"/>
          <w:color w:val="000000"/>
          <w:sz w:val="22"/>
          <w:szCs w:val="22"/>
          <w:rPrChange w:id="433" w:author="Kushal" w:date="2014-02-01T09:42:00Z">
            <w:rPr>
              <w:ins w:id="434" w:author="Kushal" w:date="2014-02-01T09:35:00Z"/>
              <w:rFonts w:ascii="Verdana" w:eastAsia="Calibri" w:hAnsi="Verdana" w:cs="Verdana"/>
              <w:color w:val="000000"/>
              <w:sz w:val="22"/>
              <w:szCs w:val="22"/>
            </w:rPr>
          </w:rPrChange>
        </w:rPr>
        <w:pPrChange w:id="435" w:author="Kushal" w:date="2014-02-01T09:42:00Z">
          <w:pPr/>
        </w:pPrChange>
      </w:pPr>
      <w:proofErr w:type="spellStart"/>
      <w:ins w:id="436" w:author="Kushal" w:date="2014-02-01T09:33:00Z">
        <w:r w:rsidRPr="00AE0B82">
          <w:rPr>
            <w:rFonts w:eastAsia="Calibri"/>
            <w:bCs/>
            <w:color w:val="000000"/>
            <w:sz w:val="22"/>
            <w:szCs w:val="22"/>
            <w:rPrChange w:id="437" w:author="Kushal" w:date="2014-02-01T09:41:00Z">
              <w:rPr>
                <w:rFonts w:ascii="Verdana" w:eastAsia="Calibri" w:hAnsi="Verdana" w:cs="Verdana"/>
                <w:b/>
                <w:bCs/>
                <w:color w:val="000000"/>
                <w:sz w:val="18"/>
                <w:szCs w:val="18"/>
              </w:rPr>
            </w:rPrChange>
          </w:rPr>
          <w:t>Amarpreet</w:t>
        </w:r>
        <w:proofErr w:type="spellEnd"/>
        <w:r w:rsidRPr="00AE0B82">
          <w:rPr>
            <w:rFonts w:eastAsia="Calibri"/>
            <w:bCs/>
            <w:color w:val="000000"/>
            <w:sz w:val="22"/>
            <w:szCs w:val="22"/>
            <w:rPrChange w:id="438" w:author="Kushal" w:date="2014-02-01T09:41:00Z">
              <w:rPr>
                <w:rFonts w:ascii="Verdana" w:eastAsia="Calibri" w:hAnsi="Verdana" w:cs="Verdana"/>
                <w:b/>
                <w:bCs/>
                <w:color w:val="000000"/>
                <w:sz w:val="18"/>
                <w:szCs w:val="18"/>
              </w:rPr>
            </w:rPrChange>
          </w:rPr>
          <w:t xml:space="preserve"> Singh </w:t>
        </w:r>
        <w:proofErr w:type="spellStart"/>
        <w:r w:rsidRPr="00AE0B82">
          <w:rPr>
            <w:rFonts w:eastAsia="Calibri"/>
            <w:bCs/>
            <w:color w:val="000000"/>
            <w:sz w:val="22"/>
            <w:szCs w:val="22"/>
            <w:rPrChange w:id="439" w:author="Kushal" w:date="2014-02-01T09:41:00Z">
              <w:rPr>
                <w:rFonts w:ascii="Verdana" w:eastAsia="Calibri" w:hAnsi="Verdana" w:cs="Verdana"/>
                <w:b/>
                <w:bCs/>
                <w:color w:val="000000"/>
                <w:sz w:val="18"/>
                <w:szCs w:val="18"/>
              </w:rPr>
            </w:rPrChange>
          </w:rPr>
          <w:t>Ugal</w:t>
        </w:r>
        <w:proofErr w:type="spellEnd"/>
        <w:r w:rsidRPr="00AE0B82">
          <w:rPr>
            <w:rFonts w:eastAsia="Calibri"/>
            <w:bCs/>
            <w:color w:val="000000"/>
            <w:sz w:val="22"/>
            <w:szCs w:val="22"/>
            <w:rPrChange w:id="440" w:author="Kushal" w:date="2014-02-01T09:41:00Z">
              <w:rPr>
                <w:rFonts w:ascii="Verdana" w:eastAsia="Calibri" w:hAnsi="Verdana" w:cs="Verdana"/>
                <w:b/>
                <w:bCs/>
                <w:color w:val="000000"/>
                <w:sz w:val="18"/>
                <w:szCs w:val="18"/>
              </w:rPr>
            </w:rPrChange>
          </w:rPr>
          <w:t xml:space="preserve"> </w:t>
        </w:r>
        <w:r w:rsidRPr="00AE0B82">
          <w:rPr>
            <w:rFonts w:eastAsia="Calibri"/>
            <w:bCs/>
            <w:color w:val="000000"/>
            <w:sz w:val="22"/>
            <w:szCs w:val="22"/>
            <w:rPrChange w:id="441" w:author="Kushal" w:date="2014-02-01T09:41:00Z">
              <w:rPr>
                <w:rFonts w:ascii="Verdana" w:eastAsia="Calibri" w:hAnsi="Verdana" w:cs="Verdana"/>
                <w:b/>
                <w:bCs/>
                <w:color w:val="000000"/>
                <w:sz w:val="18"/>
                <w:szCs w:val="18"/>
              </w:rPr>
            </w:rPrChange>
          </w:rPr>
          <w:t xml:space="preserve">, </w:t>
        </w:r>
        <w:r w:rsidRPr="00AE0B82">
          <w:rPr>
            <w:rFonts w:eastAsia="Calibri"/>
            <w:color w:val="000000"/>
            <w:sz w:val="22"/>
            <w:szCs w:val="22"/>
            <w:rPrChange w:id="442" w:author="Kushal" w:date="2014-02-01T09:41:00Z">
              <w:rPr>
                <w:rFonts w:ascii="Verdana" w:eastAsia="Calibri" w:hAnsi="Verdana" w:cs="Verdana"/>
                <w:color w:val="000000"/>
                <w:sz w:val="18"/>
                <w:szCs w:val="18"/>
              </w:rPr>
            </w:rPrChange>
          </w:rPr>
          <w:t xml:space="preserve">Intel </w:t>
        </w:r>
        <w:proofErr w:type="spellStart"/>
        <w:r w:rsidRPr="00AE0B82">
          <w:rPr>
            <w:rFonts w:eastAsia="Calibri"/>
            <w:color w:val="000000"/>
            <w:sz w:val="22"/>
            <w:szCs w:val="22"/>
            <w:rPrChange w:id="443" w:author="Kushal" w:date="2014-02-01T09:41:00Z">
              <w:rPr>
                <w:rFonts w:ascii="Verdana" w:eastAsia="Calibri" w:hAnsi="Verdana" w:cs="Verdana"/>
                <w:color w:val="000000"/>
                <w:sz w:val="18"/>
                <w:szCs w:val="18"/>
              </w:rPr>
            </w:rPrChange>
          </w:rPr>
          <w:t>Corporatio</w:t>
        </w:r>
      </w:ins>
      <w:ins w:id="444" w:author="Kushal" w:date="2014-02-01T09:34:00Z">
        <w:r w:rsidRPr="00AE0B82">
          <w:rPr>
            <w:rFonts w:eastAsia="Calibri"/>
            <w:color w:val="000000"/>
            <w:sz w:val="22"/>
            <w:szCs w:val="22"/>
            <w:rPrChange w:id="445" w:author="Kushal" w:date="2014-02-01T09:41:00Z">
              <w:rPr>
                <w:rFonts w:ascii="Verdana" w:eastAsia="Calibri" w:hAnsi="Verdana" w:cs="Verdana"/>
                <w:color w:val="000000"/>
                <w:sz w:val="18"/>
                <w:szCs w:val="18"/>
              </w:rPr>
            </w:rPrChange>
          </w:rPr>
          <w:t>n</w:t>
        </w:r>
      </w:ins>
      <w:ins w:id="446" w:author="Kushal" w:date="2014-02-01T09:32:00Z">
        <w:r w:rsidRPr="00AE0B82">
          <w:rPr>
            <w:rFonts w:eastAsia="Calibri"/>
            <w:color w:val="000000"/>
            <w:sz w:val="22"/>
            <w:szCs w:val="22"/>
            <w:rPrChange w:id="447" w:author="Kushal" w:date="2014-02-01T09:41:00Z">
              <w:rPr>
                <w:rFonts w:ascii="Verdana" w:eastAsia="Calibri" w:hAnsi="Verdana" w:cs="Verdana"/>
                <w:color w:val="000000"/>
                <w:sz w:val="56"/>
                <w:szCs w:val="56"/>
              </w:rPr>
            </w:rPrChange>
          </w:rPr>
          <w:t>Hard</w:t>
        </w:r>
        <w:proofErr w:type="spellEnd"/>
        <w:r w:rsidRPr="00AE0B82">
          <w:rPr>
            <w:rFonts w:eastAsia="Calibri"/>
            <w:color w:val="000000"/>
            <w:sz w:val="22"/>
            <w:szCs w:val="22"/>
            <w:rPrChange w:id="448" w:author="Kushal" w:date="2014-02-01T09:41:00Z">
              <w:rPr>
                <w:rFonts w:ascii="Verdana" w:eastAsia="Calibri" w:hAnsi="Verdana" w:cs="Verdana"/>
                <w:color w:val="000000"/>
                <w:sz w:val="56"/>
                <w:szCs w:val="56"/>
              </w:rPr>
            </w:rPrChange>
          </w:rPr>
          <w:t xml:space="preserve"> Real Time Linux* using </w:t>
        </w:r>
        <w:proofErr w:type="spellStart"/>
        <w:r w:rsidRPr="00AE0B82">
          <w:rPr>
            <w:rFonts w:eastAsia="Calibri"/>
            <w:color w:val="000000"/>
            <w:sz w:val="22"/>
            <w:szCs w:val="22"/>
            <w:rPrChange w:id="449" w:author="Kushal" w:date="2014-02-01T09:41:00Z">
              <w:rPr>
                <w:rFonts w:ascii="Verdana" w:eastAsia="Calibri" w:hAnsi="Verdana" w:cs="Verdana"/>
                <w:color w:val="000000"/>
                <w:sz w:val="56"/>
                <w:szCs w:val="56"/>
              </w:rPr>
            </w:rPrChange>
          </w:rPr>
          <w:t>Xenomai</w:t>
        </w:r>
        <w:proofErr w:type="spellEnd"/>
        <w:r w:rsidRPr="00AE0B82">
          <w:rPr>
            <w:rFonts w:eastAsia="Calibri"/>
            <w:color w:val="000000"/>
            <w:sz w:val="22"/>
            <w:szCs w:val="22"/>
            <w:rPrChange w:id="450" w:author="Kushal" w:date="2014-02-01T09:41:00Z">
              <w:rPr>
                <w:rFonts w:ascii="Verdana" w:eastAsia="Calibri" w:hAnsi="Verdana" w:cs="Verdana"/>
                <w:color w:val="000000"/>
                <w:sz w:val="56"/>
                <w:szCs w:val="56"/>
              </w:rPr>
            </w:rPrChange>
          </w:rPr>
          <w:t xml:space="preserve">* on Intel® </w:t>
        </w:r>
      </w:ins>
      <w:ins w:id="451" w:author="Kushal" w:date="2014-02-01T09:41:00Z">
        <w:r w:rsidR="00AE0B82" w:rsidRPr="00AE0B82">
          <w:rPr>
            <w:rFonts w:eastAsia="Calibri"/>
            <w:color w:val="000000"/>
            <w:sz w:val="22"/>
            <w:szCs w:val="22"/>
            <w:rPrChange w:id="452" w:author="Kushal" w:date="2014-02-01T09:41:00Z">
              <w:rPr>
                <w:rFonts w:eastAsia="Calibri"/>
                <w:color w:val="000000"/>
                <w:sz w:val="22"/>
                <w:szCs w:val="22"/>
              </w:rPr>
            </w:rPrChange>
          </w:rPr>
          <w:t xml:space="preserve"> </w:t>
        </w:r>
      </w:ins>
      <w:ins w:id="453" w:author="Kushal" w:date="2014-02-01T09:32:00Z">
        <w:r w:rsidRPr="00AE0B82">
          <w:rPr>
            <w:rFonts w:eastAsia="Calibri"/>
            <w:color w:val="000000"/>
            <w:sz w:val="22"/>
            <w:szCs w:val="22"/>
            <w:rPrChange w:id="454" w:author="Kushal" w:date="2014-02-01T09:41:00Z">
              <w:rPr>
                <w:rFonts w:ascii="Verdana" w:eastAsia="Calibri" w:hAnsi="Verdana" w:cs="Verdana"/>
                <w:color w:val="000000"/>
                <w:sz w:val="56"/>
                <w:szCs w:val="56"/>
              </w:rPr>
            </w:rPrChange>
          </w:rPr>
          <w:t>Multi-Core Processors</w:t>
        </w:r>
      </w:ins>
    </w:p>
    <w:p w:rsidR="0005260D" w:rsidRPr="00B01566" w:rsidRDefault="00AC5FAB" w:rsidP="00AE0B82">
      <w:pPr>
        <w:pStyle w:val="ListParagraph"/>
        <w:numPr>
          <w:ilvl w:val="0"/>
          <w:numId w:val="43"/>
        </w:numPr>
        <w:spacing w:line="360" w:lineRule="auto"/>
        <w:rPr>
          <w:ins w:id="455" w:author="Kushal" w:date="2014-02-01T09:39:00Z"/>
          <w:rFonts w:eastAsia="Calibri"/>
          <w:bCs/>
          <w:sz w:val="22"/>
          <w:szCs w:val="22"/>
          <w:rPrChange w:id="456" w:author="Kushal" w:date="2014-02-01T09:42:00Z">
            <w:rPr>
              <w:ins w:id="457" w:author="Kushal" w:date="2014-02-01T09:39:00Z"/>
              <w:rFonts w:eastAsia="Calibri"/>
              <w:bCs/>
              <w:sz w:val="22"/>
              <w:szCs w:val="22"/>
            </w:rPr>
          </w:rPrChange>
        </w:rPr>
        <w:pPrChange w:id="458" w:author="Kushal" w:date="2014-02-01T09:42:00Z">
          <w:pPr>
            <w:autoSpaceDE w:val="0"/>
            <w:autoSpaceDN w:val="0"/>
            <w:adjustRightInd w:val="0"/>
          </w:pPr>
        </w:pPrChange>
      </w:pPr>
      <w:ins w:id="459" w:author="Kushal" w:date="2014-02-01T09:35:00Z">
        <w:r w:rsidRPr="00AE0B82">
          <w:rPr>
            <w:rFonts w:eastAsia="Calibri"/>
            <w:sz w:val="22"/>
            <w:szCs w:val="22"/>
            <w:rPrChange w:id="460" w:author="Kushal" w:date="2014-02-01T09:41:00Z">
              <w:rPr>
                <w:rFonts w:ascii="Arial" w:eastAsia="Calibri" w:hAnsi="Arial" w:cs="Arial"/>
              </w:rPr>
            </w:rPrChange>
          </w:rPr>
          <w:t xml:space="preserve">Leonid </w:t>
        </w:r>
        <w:proofErr w:type="spellStart"/>
        <w:r w:rsidRPr="00AE0B82">
          <w:rPr>
            <w:rFonts w:eastAsia="Calibri"/>
            <w:sz w:val="22"/>
            <w:szCs w:val="22"/>
            <w:rPrChange w:id="461" w:author="Kushal" w:date="2014-02-01T09:41:00Z">
              <w:rPr>
                <w:rFonts w:ascii="Arial" w:eastAsia="Calibri" w:hAnsi="Arial" w:cs="Arial"/>
              </w:rPr>
            </w:rPrChange>
          </w:rPr>
          <w:t>Ryzhyk</w:t>
        </w:r>
        <w:proofErr w:type="spellEnd"/>
        <w:r w:rsidRPr="00AE0B82">
          <w:rPr>
            <w:rFonts w:eastAsia="Calibri"/>
            <w:sz w:val="22"/>
            <w:szCs w:val="22"/>
            <w:rPrChange w:id="462" w:author="Kushal" w:date="2014-02-01T09:41:00Z">
              <w:rPr>
                <w:rFonts w:ascii="CMSY6" w:eastAsia="Calibri" w:hAnsi="CMSY6" w:cs="CMSY6"/>
                <w:sz w:val="12"/>
                <w:szCs w:val="12"/>
              </w:rPr>
            </w:rPrChange>
          </w:rPr>
          <w:t>,</w:t>
        </w:r>
        <w:r w:rsidRPr="00AE0B82">
          <w:rPr>
            <w:rFonts w:eastAsia="Calibri"/>
            <w:sz w:val="22"/>
            <w:szCs w:val="22"/>
            <w:rPrChange w:id="463" w:author="Kushal" w:date="2014-02-01T09:41:00Z">
              <w:rPr>
                <w:rFonts w:ascii="CMSY6" w:eastAsia="Calibri" w:hAnsi="CMSY6" w:cs="CMSY6"/>
                <w:sz w:val="12"/>
                <w:szCs w:val="12"/>
              </w:rPr>
            </w:rPrChange>
          </w:rPr>
          <w:t xml:space="preserve"> </w:t>
        </w:r>
        <w:proofErr w:type="spellStart"/>
        <w:r w:rsidRPr="00AE0B82">
          <w:rPr>
            <w:rFonts w:eastAsia="Calibri"/>
            <w:sz w:val="22"/>
            <w:szCs w:val="22"/>
            <w:rPrChange w:id="464" w:author="Kushal" w:date="2014-02-01T09:41:00Z">
              <w:rPr>
                <w:rFonts w:ascii="Arial" w:eastAsia="Calibri" w:hAnsi="Arial" w:cs="Arial"/>
              </w:rPr>
            </w:rPrChange>
          </w:rPr>
          <w:t>Yanjin</w:t>
        </w:r>
        <w:proofErr w:type="spellEnd"/>
        <w:r w:rsidRPr="00AE0B82">
          <w:rPr>
            <w:rFonts w:eastAsia="Calibri"/>
            <w:sz w:val="22"/>
            <w:szCs w:val="22"/>
            <w:rPrChange w:id="465" w:author="Kushal" w:date="2014-02-01T09:41:00Z">
              <w:rPr>
                <w:rFonts w:ascii="Arial" w:eastAsia="Calibri" w:hAnsi="Arial" w:cs="Arial"/>
              </w:rPr>
            </w:rPrChange>
          </w:rPr>
          <w:t xml:space="preserve"> Zhu</w:t>
        </w:r>
        <w:r w:rsidRPr="00AE0B82">
          <w:rPr>
            <w:rFonts w:eastAsia="Calibri"/>
            <w:sz w:val="22"/>
            <w:szCs w:val="22"/>
            <w:rPrChange w:id="466" w:author="Kushal" w:date="2014-02-01T09:41:00Z">
              <w:rPr>
                <w:rFonts w:ascii="CMSY6" w:eastAsia="Calibri" w:hAnsi="CMSY6" w:cs="CMSY6"/>
                <w:sz w:val="12"/>
                <w:szCs w:val="12"/>
              </w:rPr>
            </w:rPrChange>
          </w:rPr>
          <w:t>,</w:t>
        </w:r>
        <w:r w:rsidRPr="00AE0B82">
          <w:rPr>
            <w:rFonts w:eastAsia="Calibri"/>
            <w:sz w:val="22"/>
            <w:szCs w:val="22"/>
            <w:rPrChange w:id="467" w:author="Kushal" w:date="2014-02-01T09:41:00Z">
              <w:rPr>
                <w:rFonts w:ascii="CMSY6" w:eastAsia="Calibri" w:hAnsi="CMSY6" w:cs="CMSY6"/>
                <w:sz w:val="12"/>
                <w:szCs w:val="12"/>
              </w:rPr>
            </w:rPrChange>
          </w:rPr>
          <w:t xml:space="preserve"> </w:t>
        </w:r>
        <w:proofErr w:type="spellStart"/>
        <w:r w:rsidRPr="00AE0B82">
          <w:rPr>
            <w:rFonts w:eastAsia="Calibri"/>
            <w:sz w:val="22"/>
            <w:szCs w:val="22"/>
            <w:rPrChange w:id="468" w:author="Kushal" w:date="2014-02-01T09:41:00Z">
              <w:rPr>
                <w:rFonts w:ascii="Arial" w:eastAsia="Calibri" w:hAnsi="Arial" w:cs="Arial"/>
              </w:rPr>
            </w:rPrChange>
          </w:rPr>
          <w:t>Gernot</w:t>
        </w:r>
        <w:proofErr w:type="spellEnd"/>
        <w:r w:rsidRPr="00AE0B82">
          <w:rPr>
            <w:rFonts w:eastAsia="Calibri"/>
            <w:sz w:val="22"/>
            <w:szCs w:val="22"/>
            <w:rPrChange w:id="469" w:author="Kushal" w:date="2014-02-01T09:41:00Z">
              <w:rPr>
                <w:rFonts w:ascii="Arial" w:eastAsia="Calibri" w:hAnsi="Arial" w:cs="Arial"/>
              </w:rPr>
            </w:rPrChange>
          </w:rPr>
          <w:t xml:space="preserve"> </w:t>
        </w:r>
        <w:proofErr w:type="spellStart"/>
        <w:r w:rsidRPr="00AE0B82">
          <w:rPr>
            <w:rFonts w:eastAsia="Calibri"/>
            <w:sz w:val="22"/>
            <w:szCs w:val="22"/>
            <w:rPrChange w:id="470" w:author="Kushal" w:date="2014-02-01T09:41:00Z">
              <w:rPr>
                <w:rFonts w:ascii="Arial" w:eastAsia="Calibri" w:hAnsi="Arial" w:cs="Arial"/>
              </w:rPr>
            </w:rPrChange>
          </w:rPr>
          <w:t>Heiser</w:t>
        </w:r>
      </w:ins>
      <w:proofErr w:type="spellEnd"/>
      <w:ins w:id="471" w:author="Kushal" w:date="2014-02-01T09:36:00Z">
        <w:r w:rsidRPr="00AE0B82">
          <w:rPr>
            <w:rFonts w:eastAsia="Calibri"/>
            <w:sz w:val="22"/>
            <w:szCs w:val="22"/>
            <w:rPrChange w:id="472" w:author="Kushal" w:date="2014-02-01T09:41:00Z">
              <w:rPr>
                <w:rFonts w:ascii="CMSY6" w:eastAsia="Calibri" w:hAnsi="CMSY6" w:cs="CMSY6"/>
                <w:sz w:val="12"/>
                <w:szCs w:val="12"/>
              </w:rPr>
            </w:rPrChange>
          </w:rPr>
          <w:t>,</w:t>
        </w:r>
        <w:r w:rsidRPr="00AE0B82">
          <w:rPr>
            <w:rFonts w:eastAsia="Calibri"/>
            <w:color w:val="000000"/>
            <w:sz w:val="22"/>
            <w:szCs w:val="22"/>
            <w:rPrChange w:id="473" w:author="Kushal" w:date="2014-02-01T09:41:00Z">
              <w:rPr>
                <w:rFonts w:ascii="Verdana" w:eastAsia="Calibri" w:hAnsi="Verdana" w:cs="Verdana"/>
                <w:color w:val="000000"/>
                <w:sz w:val="22"/>
                <w:szCs w:val="22"/>
              </w:rPr>
            </w:rPrChange>
          </w:rPr>
          <w:t xml:space="preserve"> </w:t>
        </w:r>
      </w:ins>
      <w:ins w:id="474" w:author="Kushal" w:date="2014-02-01T09:35:00Z">
        <w:r w:rsidRPr="00AE0B82">
          <w:rPr>
            <w:rFonts w:eastAsia="Calibri"/>
            <w:bCs/>
            <w:sz w:val="22"/>
            <w:szCs w:val="22"/>
            <w:rPrChange w:id="475" w:author="Kushal" w:date="2014-02-01T09:41:00Z">
              <w:rPr>
                <w:rFonts w:ascii="Arial,Bold" w:eastAsia="Calibri" w:hAnsi="Arial,Bold" w:cs="Arial,Bold"/>
                <w:b/>
                <w:bCs/>
                <w:sz w:val="36"/>
                <w:szCs w:val="36"/>
              </w:rPr>
            </w:rPrChange>
          </w:rPr>
          <w:t>The Case for Active Device Drivers</w:t>
        </w:r>
      </w:ins>
    </w:p>
    <w:p w:rsidR="0005260D" w:rsidRPr="00B01566" w:rsidRDefault="0005260D" w:rsidP="00B01566">
      <w:pPr>
        <w:pStyle w:val="ListParagraph"/>
        <w:numPr>
          <w:ilvl w:val="0"/>
          <w:numId w:val="43"/>
        </w:numPr>
        <w:spacing w:line="360" w:lineRule="auto"/>
        <w:rPr>
          <w:ins w:id="476" w:author="Kushal" w:date="2014-02-01T09:40:00Z"/>
          <w:rFonts w:eastAsia="Calibri"/>
          <w:bCs/>
          <w:sz w:val="22"/>
          <w:szCs w:val="22"/>
          <w:rPrChange w:id="477" w:author="Kushal" w:date="2014-02-01T09:42:00Z">
            <w:rPr>
              <w:ins w:id="478" w:author="Kushal" w:date="2014-02-01T09:40:00Z"/>
              <w:rFonts w:ascii="Arial" w:hAnsi="Arial" w:cs="Arial"/>
            </w:rPr>
          </w:rPrChange>
        </w:rPr>
        <w:pPrChange w:id="479" w:author="Kushal" w:date="2014-02-01T09:42:00Z">
          <w:pPr>
            <w:pStyle w:val="Default"/>
          </w:pPr>
        </w:pPrChange>
      </w:pPr>
      <w:ins w:id="480" w:author="Kushal" w:date="2014-02-01T09:39:00Z">
        <w:r w:rsidRPr="00AE0B82">
          <w:rPr>
            <w:rFonts w:eastAsia="Calibri"/>
            <w:i/>
            <w:iCs/>
            <w:sz w:val="22"/>
            <w:szCs w:val="22"/>
            <w:rPrChange w:id="481" w:author="Kushal" w:date="2014-02-01T09:41:00Z">
              <w:rPr>
                <w:rFonts w:ascii="HelveticaNeue-LightItalic" w:hAnsi="HelveticaNeue-LightItalic" w:cs="HelveticaNeue-LightItalic"/>
                <w:i/>
                <w:iCs/>
                <w:sz w:val="22"/>
                <w:szCs w:val="22"/>
              </w:rPr>
            </w:rPrChange>
          </w:rPr>
          <w:t xml:space="preserve">Paul N. </w:t>
        </w:r>
        <w:proofErr w:type="spellStart"/>
        <w:r w:rsidRPr="00AE0B82">
          <w:rPr>
            <w:rFonts w:eastAsia="Calibri"/>
            <w:i/>
            <w:iCs/>
            <w:sz w:val="22"/>
            <w:szCs w:val="22"/>
            <w:rPrChange w:id="482" w:author="Kushal" w:date="2014-02-01T09:41:00Z">
              <w:rPr>
                <w:rFonts w:ascii="HelveticaNeue-LightItalic" w:hAnsi="HelveticaNeue-LightItalic" w:cs="HelveticaNeue-LightItalic"/>
                <w:i/>
                <w:iCs/>
                <w:sz w:val="22"/>
                <w:szCs w:val="22"/>
              </w:rPr>
            </w:rPrChange>
          </w:rPr>
          <w:t>Leroux</w:t>
        </w:r>
        <w:proofErr w:type="spellEnd"/>
        <w:r w:rsidRPr="00AE0B82">
          <w:rPr>
            <w:rFonts w:eastAsia="Calibri"/>
            <w:i/>
            <w:iCs/>
            <w:sz w:val="22"/>
            <w:szCs w:val="22"/>
            <w:rPrChange w:id="483" w:author="Kushal" w:date="2014-02-01T09:41:00Z">
              <w:rPr>
                <w:rFonts w:ascii="HelveticaNeue-LightItalic" w:hAnsi="HelveticaNeue-LightItalic" w:cs="HelveticaNeue-LightItalic"/>
                <w:i/>
                <w:iCs/>
                <w:sz w:val="22"/>
                <w:szCs w:val="22"/>
              </w:rPr>
            </w:rPrChange>
          </w:rPr>
          <w:t xml:space="preserve">, </w:t>
        </w:r>
        <w:r w:rsidRPr="00AE0B82">
          <w:rPr>
            <w:rFonts w:eastAsia="Calibri"/>
            <w:bCs/>
            <w:sz w:val="22"/>
            <w:szCs w:val="22"/>
            <w:rPrChange w:id="484" w:author="Kushal" w:date="2014-02-01T09:41:00Z">
              <w:rPr>
                <w:rFonts w:ascii="Futura-CondensedExtraBold" w:hAnsi="Futura-CondensedExtraBold" w:cs="Futura-CondensedExtraBold"/>
                <w:b/>
                <w:bCs/>
                <w:sz w:val="120"/>
                <w:szCs w:val="120"/>
              </w:rPr>
            </w:rPrChange>
          </w:rPr>
          <w:t>RTOS versus GPOS</w:t>
        </w:r>
      </w:ins>
    </w:p>
    <w:p w:rsidR="0005260D" w:rsidRPr="00AE0B82" w:rsidRDefault="0005260D" w:rsidP="00AE0B82">
      <w:pPr>
        <w:pStyle w:val="ListParagraph"/>
        <w:numPr>
          <w:ilvl w:val="0"/>
          <w:numId w:val="43"/>
        </w:numPr>
        <w:spacing w:line="360" w:lineRule="auto"/>
        <w:rPr>
          <w:ins w:id="485" w:author="Kushal" w:date="2014-02-01T09:35:00Z"/>
          <w:rFonts w:eastAsia="Calibri"/>
          <w:color w:val="000000"/>
          <w:sz w:val="22"/>
          <w:szCs w:val="22"/>
          <w:rPrChange w:id="486" w:author="Kushal" w:date="2014-02-01T09:41:00Z">
            <w:rPr>
              <w:ins w:id="487" w:author="Kushal" w:date="2014-02-01T09:35:00Z"/>
              <w:rFonts w:ascii="Arial,Bold" w:eastAsia="Calibri" w:hAnsi="Arial,Bold" w:cs="Arial,Bold"/>
              <w:b/>
              <w:bCs/>
              <w:sz w:val="36"/>
              <w:szCs w:val="36"/>
            </w:rPr>
          </w:rPrChange>
        </w:rPr>
        <w:pPrChange w:id="488" w:author="Kushal" w:date="2014-02-01T09:42:00Z">
          <w:pPr>
            <w:autoSpaceDE w:val="0"/>
            <w:autoSpaceDN w:val="0"/>
            <w:adjustRightInd w:val="0"/>
          </w:pPr>
        </w:pPrChange>
      </w:pPr>
      <w:ins w:id="489" w:author="Kushal" w:date="2014-02-01T09:40:00Z">
        <w:r w:rsidRPr="00AE0B82">
          <w:rPr>
            <w:rFonts w:eastAsia="Calibri"/>
            <w:bCs/>
            <w:sz w:val="22"/>
            <w:szCs w:val="22"/>
            <w:rPrChange w:id="490" w:author="Kushal" w:date="2014-02-01T09:41:00Z">
              <w:rPr>
                <w:rFonts w:eastAsia="Calibri"/>
                <w:bCs/>
                <w:sz w:val="22"/>
                <w:szCs w:val="22"/>
              </w:rPr>
            </w:rPrChange>
          </w:rPr>
          <w:t>David Beal</w:t>
        </w:r>
        <w:r w:rsidRPr="00AE0B82">
          <w:rPr>
            <w:rFonts w:eastAsia="Calibri"/>
            <w:bCs/>
            <w:sz w:val="22"/>
            <w:szCs w:val="22"/>
            <w:rPrChange w:id="491" w:author="Kushal" w:date="2014-02-01T09:41:00Z">
              <w:rPr>
                <w:rFonts w:eastAsia="Calibri"/>
                <w:bCs/>
                <w:sz w:val="22"/>
                <w:szCs w:val="22"/>
              </w:rPr>
            </w:rPrChange>
          </w:rPr>
          <w:t xml:space="preserve">, </w:t>
        </w:r>
        <w:r w:rsidRPr="00AE0B82">
          <w:rPr>
            <w:rFonts w:eastAsia="Calibri"/>
            <w:bCs/>
            <w:color w:val="000000"/>
            <w:sz w:val="22"/>
            <w:szCs w:val="22"/>
            <w:rPrChange w:id="492" w:author="Kushal" w:date="2014-02-01T09:41:00Z">
              <w:rPr>
                <w:rFonts w:ascii="Arial" w:eastAsia="Calibri" w:hAnsi="Arial" w:cs="Arial"/>
                <w:b/>
                <w:bCs/>
                <w:color w:val="000000"/>
                <w:sz w:val="32"/>
                <w:szCs w:val="32"/>
              </w:rPr>
            </w:rPrChange>
          </w:rPr>
          <w:t>Real-time Linux Basics</w:t>
        </w:r>
      </w:ins>
    </w:p>
    <w:p w:rsidR="00AC5FAB" w:rsidRPr="00AC5FAB" w:rsidRDefault="00AC5FAB" w:rsidP="00AC5FAB">
      <w:pPr>
        <w:autoSpaceDE w:val="0"/>
        <w:autoSpaceDN w:val="0"/>
        <w:adjustRightInd w:val="0"/>
        <w:rPr>
          <w:ins w:id="493" w:author="Kushal" w:date="2014-02-01T09:33:00Z"/>
          <w:rFonts w:ascii="Verdana" w:eastAsia="Calibri" w:hAnsi="Verdana" w:cs="Verdana"/>
          <w:color w:val="000000"/>
        </w:rPr>
      </w:pPr>
    </w:p>
    <w:p w:rsidR="00AC5FAB" w:rsidRPr="00AC5FAB" w:rsidRDefault="00AC5FAB" w:rsidP="00AC5FAB">
      <w:pPr>
        <w:autoSpaceDE w:val="0"/>
        <w:autoSpaceDN w:val="0"/>
        <w:adjustRightInd w:val="0"/>
        <w:rPr>
          <w:ins w:id="494" w:author="Kushal" w:date="2014-02-01T09:33:00Z"/>
          <w:rFonts w:ascii="Verdana" w:eastAsia="Calibri" w:hAnsi="Verdana" w:cs="Verdana"/>
          <w:color w:val="000000"/>
          <w:sz w:val="18"/>
          <w:szCs w:val="18"/>
        </w:rPr>
      </w:pPr>
      <w:ins w:id="495" w:author="Kushal" w:date="2014-02-01T09:33:00Z">
        <w:r w:rsidRPr="00AC5FAB">
          <w:rPr>
            <w:rFonts w:ascii="Verdana" w:eastAsia="Calibri" w:hAnsi="Verdana" w:cs="Verdana"/>
            <w:color w:val="000000"/>
          </w:rPr>
          <w:t xml:space="preserve"> </w:t>
        </w:r>
      </w:ins>
    </w:p>
    <w:p w:rsidR="00AC5FAB" w:rsidRPr="00AC5FAB" w:rsidDel="00AC5FAB" w:rsidRDefault="00AC5FAB" w:rsidP="00AC5FAB">
      <w:pPr>
        <w:rPr>
          <w:del w:id="496" w:author="Kushal" w:date="2014-02-01T09:33:00Z"/>
          <w:sz w:val="22"/>
          <w:szCs w:val="22"/>
          <w:rPrChange w:id="497" w:author="Kushal" w:date="2014-02-01T09:33:00Z">
            <w:rPr>
              <w:del w:id="498" w:author="Kushal" w:date="2014-02-01T09:33:00Z"/>
              <w:u w:val="single"/>
            </w:rPr>
          </w:rPrChange>
        </w:rPr>
        <w:sectPr w:rsidR="00AC5FAB" w:rsidRPr="00AC5FAB" w:rsidDel="00AC5FAB" w:rsidSect="00435573">
          <w:pgSz w:w="11909" w:h="16834" w:code="9"/>
          <w:pgMar w:top="1440" w:right="1019" w:bottom="1440" w:left="1267" w:header="720" w:footer="403" w:gutter="0"/>
          <w:pgNumType w:chapStyle="1"/>
          <w:cols w:space="720"/>
          <w:titlePg/>
          <w:docGrid w:linePitch="360"/>
        </w:sectPr>
      </w:pPr>
    </w:p>
    <w:bookmarkEnd w:id="213"/>
    <w:p w:rsidR="007D40CC" w:rsidRPr="003A2C46" w:rsidRDefault="007D40CC" w:rsidP="007D40CC">
      <w:pPr>
        <w:rPr>
          <w:u w:val="single"/>
        </w:rPr>
      </w:pPr>
    </w:p>
    <w:sectPr w:rsidR="007D40CC" w:rsidRPr="003A2C46" w:rsidSect="00435573">
      <w:pgSz w:w="11909" w:h="16834" w:code="9"/>
      <w:pgMar w:top="1440" w:right="1019" w:bottom="1440" w:left="1267" w:header="720" w:footer="403"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320D" w:rsidRDefault="00EF320D">
      <w:r>
        <w:separator/>
      </w:r>
    </w:p>
  </w:endnote>
  <w:endnote w:type="continuationSeparator" w:id="0">
    <w:p w:rsidR="00EF320D" w:rsidRDefault="00EF32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Garamond (PCL6)">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TimesNewRomanPSMT">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vantGarde">
    <w:panose1 w:val="00000000000000000000"/>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Arial Rounded MT Bold">
    <w:panose1 w:val="020F0704030504030204"/>
    <w:charset w:val="00"/>
    <w:family w:val="swiss"/>
    <w:pitch w:val="variable"/>
    <w:sig w:usb0="00000003" w:usb1="00000000" w:usb2="00000000" w:usb3="00000000" w:csb0="00000001" w:csb1="00000000"/>
  </w:font>
  <w:font w:name="CG Times">
    <w:altName w:val="Times New Roman"/>
    <w:charset w:val="00"/>
    <w:family w:val="roman"/>
    <w:pitch w:val="variable"/>
    <w:sig w:usb0="00000007" w:usb1="00000000" w:usb2="00000000" w:usb3="00000000" w:csb0="00000093" w:csb1="00000000"/>
  </w:font>
  <w:font w:name="Arial">
    <w:altName w:val="Arial"/>
    <w:panose1 w:val="020B0604020202020204"/>
    <w:charset w:val="00"/>
    <w:family w:val="swiss"/>
    <w:pitch w:val="variable"/>
    <w:sig w:usb0="E0002AFF" w:usb1="C0007843" w:usb2="00000009" w:usb3="00000000" w:csb0="000001FF" w:csb1="00000000"/>
  </w:font>
  <w:font w:name="AkzidenzGroteskBQ-Reg">
    <w:panose1 w:val="00000000000000000000"/>
    <w:charset w:val="00"/>
    <w:family w:val="auto"/>
    <w:notTrueType/>
    <w:pitch w:val="default"/>
    <w:sig w:usb0="00000003" w:usb1="00000000" w:usb2="00000000" w:usb3="00000000" w:csb0="00000001" w:csb1="00000000"/>
  </w:font>
  <w:font w:name="AkzidenzGroteskBQ-Italic">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Verdana">
    <w:altName w:val="Verdana"/>
    <w:panose1 w:val="020B0604030504040204"/>
    <w:charset w:val="00"/>
    <w:family w:val="swiss"/>
    <w:pitch w:val="variable"/>
    <w:sig w:usb0="A10006FF" w:usb1="4000205B" w:usb2="00000010" w:usb3="00000000" w:csb0="0000019F" w:csb1="00000000"/>
  </w:font>
  <w:font w:name="NimbusRomNo9L-Regu">
    <w:panose1 w:val="00000000000000000000"/>
    <w:charset w:val="00"/>
    <w:family w:val="auto"/>
    <w:notTrueType/>
    <w:pitch w:val="default"/>
    <w:sig w:usb0="00000003" w:usb1="00000000" w:usb2="00000000" w:usb3="00000000" w:csb0="00000001"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AkzidenzGroteskBQ-Bold">
    <w:panose1 w:val="00000000000000000000"/>
    <w:charset w:val="00"/>
    <w:family w:val="auto"/>
    <w:notTrueType/>
    <w:pitch w:val="default"/>
    <w:sig w:usb0="00000003" w:usb1="00000000" w:usb2="00000000" w:usb3="00000000" w:csb0="00000001" w:csb1="00000000"/>
  </w:font>
  <w:font w:name="CMSY6">
    <w:panose1 w:val="00000000000000000000"/>
    <w:charset w:val="00"/>
    <w:family w:val="swiss"/>
    <w:notTrueType/>
    <w:pitch w:val="default"/>
    <w:sig w:usb0="00000003" w:usb1="00000000" w:usb2="00000000" w:usb3="00000000" w:csb0="00000001" w:csb1="00000000"/>
  </w:font>
  <w:font w:name="Arial,Bold">
    <w:panose1 w:val="00000000000000000000"/>
    <w:charset w:val="00"/>
    <w:family w:val="swiss"/>
    <w:notTrueType/>
    <w:pitch w:val="default"/>
    <w:sig w:usb0="00000003" w:usb1="00000000" w:usb2="00000000" w:usb3="00000000" w:csb0="00000001" w:csb1="00000000"/>
  </w:font>
  <w:font w:name="HelveticaNeue-LightItalic">
    <w:panose1 w:val="00000000000000000000"/>
    <w:charset w:val="00"/>
    <w:family w:val="auto"/>
    <w:notTrueType/>
    <w:pitch w:val="default"/>
    <w:sig w:usb0="00000003" w:usb1="00000000" w:usb2="00000000" w:usb3="00000000" w:csb0="00000001" w:csb1="00000000"/>
  </w:font>
  <w:font w:name="Futura-CondensedExtra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B1" w:rsidRDefault="00EF320D" w:rsidP="00435573">
    <w:pPr>
      <w:tabs>
        <w:tab w:val="center" w:pos="4320"/>
        <w:tab w:val="right" w:pos="8640"/>
      </w:tabs>
      <w:jc w:val="center"/>
    </w:pPr>
    <w:r>
      <w:pict>
        <v:rect id="_x0000_i1025" style="width:481.1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930FB1" w:rsidTr="00A21E80">
      <w:trPr>
        <w:trHeight w:hRule="exact" w:val="280"/>
      </w:trPr>
      <w:tc>
        <w:tcPr>
          <w:tcW w:w="2879" w:type="dxa"/>
          <w:vAlign w:val="center"/>
        </w:tcPr>
        <w:p w:rsidR="00930FB1" w:rsidRPr="00A21E80" w:rsidRDefault="00930FB1">
          <w:pPr>
            <w:pStyle w:val="Footer"/>
            <w:rPr>
              <w:b/>
              <w:i/>
              <w:sz w:val="16"/>
              <w:szCs w:val="16"/>
            </w:rPr>
          </w:pPr>
          <w:r>
            <w:rPr>
              <w:b/>
              <w:i/>
              <w:sz w:val="16"/>
              <w:szCs w:val="16"/>
            </w:rPr>
            <w:t>Advanced System Programming</w:t>
          </w:r>
        </w:p>
        <w:p w:rsidR="00930FB1" w:rsidRDefault="00930FB1">
          <w:pPr>
            <w:pStyle w:val="Footer"/>
            <w:rPr>
              <w:i/>
              <w:sz w:val="16"/>
              <w:szCs w:val="16"/>
            </w:rPr>
          </w:pPr>
        </w:p>
        <w:p w:rsidR="00930FB1" w:rsidRDefault="00930FB1">
          <w:pPr>
            <w:pStyle w:val="Footer"/>
            <w:rPr>
              <w:sz w:val="16"/>
              <w:szCs w:val="16"/>
            </w:rPr>
          </w:pPr>
        </w:p>
        <w:p w:rsidR="00930FB1" w:rsidRDefault="00930FB1">
          <w:pPr>
            <w:pStyle w:val="Footer"/>
            <w:jc w:val="center"/>
            <w:rPr>
              <w:sz w:val="16"/>
              <w:szCs w:val="16"/>
            </w:rPr>
          </w:pPr>
        </w:p>
      </w:tc>
      <w:tc>
        <w:tcPr>
          <w:tcW w:w="6481" w:type="dxa"/>
          <w:vAlign w:val="center"/>
        </w:tcPr>
        <w:p w:rsidR="00930FB1" w:rsidRDefault="00930FB1">
          <w:pPr>
            <w:pStyle w:val="Footer"/>
            <w:jc w:val="center"/>
            <w:rPr>
              <w:sz w:val="16"/>
              <w:szCs w:val="16"/>
            </w:rPr>
          </w:pPr>
        </w:p>
      </w:tc>
    </w:tr>
  </w:tbl>
  <w:p w:rsidR="00930FB1" w:rsidRDefault="00930FB1">
    <w:pPr>
      <w:pStyle w:val="Footer"/>
      <w:jc w:val="right"/>
    </w:pPr>
    <w:r>
      <w:fldChar w:fldCharType="begin"/>
    </w:r>
    <w:r>
      <w:instrText xml:space="preserve"> PAGE   \* MERGEFORMAT </w:instrText>
    </w:r>
    <w:r>
      <w:fldChar w:fldCharType="separate"/>
    </w:r>
    <w:r w:rsidR="002623E6">
      <w:rPr>
        <w:noProof/>
      </w:rPr>
      <w:t>36</w:t>
    </w:r>
    <w:r>
      <w:fldChar w:fldCharType="end"/>
    </w:r>
  </w:p>
  <w:p w:rsidR="00930FB1" w:rsidRDefault="00930FB1">
    <w:pPr>
      <w:pStyle w:val="Footer"/>
      <w:rPr>
        <w:b/>
        <w:bCs/>
        <w:i/>
        <w:iCs/>
        <w:sz w:val="2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B1" w:rsidRDefault="00EF320D" w:rsidP="00435573">
    <w:pPr>
      <w:tabs>
        <w:tab w:val="center" w:pos="4320"/>
        <w:tab w:val="right" w:pos="8640"/>
      </w:tabs>
      <w:jc w:val="center"/>
    </w:pPr>
    <w:r>
      <w:pict>
        <v:rect id="_x0000_i1026" style="width:461.35pt;height:1.5pt" o:hralign="center" o:hrstd="t" o:hr="t" fillcolor="#aca899" stroked="f"/>
      </w:pict>
    </w:r>
  </w:p>
  <w:tbl>
    <w:tblPr>
      <w:tblW w:w="9360" w:type="dxa"/>
      <w:tblInd w:w="80" w:type="dxa"/>
      <w:tblLayout w:type="fixed"/>
      <w:tblCellMar>
        <w:left w:w="80" w:type="dxa"/>
        <w:right w:w="80" w:type="dxa"/>
      </w:tblCellMar>
      <w:tblLook w:val="04A0" w:firstRow="1" w:lastRow="0" w:firstColumn="1" w:lastColumn="0" w:noHBand="0" w:noVBand="1"/>
    </w:tblPr>
    <w:tblGrid>
      <w:gridCol w:w="2879"/>
      <w:gridCol w:w="6481"/>
    </w:tblGrid>
    <w:tr w:rsidR="00930FB1" w:rsidTr="00435573">
      <w:trPr>
        <w:trHeight w:hRule="exact" w:val="280"/>
      </w:trPr>
      <w:tc>
        <w:tcPr>
          <w:tcW w:w="1029" w:type="dxa"/>
          <w:vAlign w:val="center"/>
        </w:tcPr>
        <w:p w:rsidR="00930FB1" w:rsidRPr="000977A9" w:rsidRDefault="00930FB1">
          <w:pPr>
            <w:pStyle w:val="Footer"/>
            <w:rPr>
              <w:b/>
              <w:i/>
              <w:sz w:val="16"/>
              <w:szCs w:val="16"/>
            </w:rPr>
          </w:pPr>
          <w:r w:rsidRPr="000977A9">
            <w:rPr>
              <w:b/>
              <w:i/>
              <w:sz w:val="16"/>
              <w:szCs w:val="16"/>
            </w:rPr>
            <w:t>Advanced System Programming</w:t>
          </w:r>
        </w:p>
        <w:p w:rsidR="00930FB1" w:rsidRDefault="00930FB1">
          <w:pPr>
            <w:pStyle w:val="Footer"/>
            <w:jc w:val="center"/>
            <w:rPr>
              <w:sz w:val="16"/>
              <w:szCs w:val="16"/>
            </w:rPr>
          </w:pPr>
        </w:p>
      </w:tc>
      <w:tc>
        <w:tcPr>
          <w:tcW w:w="2316" w:type="dxa"/>
          <w:vAlign w:val="center"/>
        </w:tcPr>
        <w:p w:rsidR="00930FB1" w:rsidRDefault="00930FB1">
          <w:pPr>
            <w:pStyle w:val="Footer"/>
            <w:jc w:val="center"/>
            <w:rPr>
              <w:sz w:val="16"/>
              <w:szCs w:val="16"/>
            </w:rPr>
          </w:pPr>
        </w:p>
      </w:tc>
    </w:tr>
  </w:tbl>
  <w:p w:rsidR="00930FB1" w:rsidRDefault="00930FB1" w:rsidP="00435573">
    <w:pPr>
      <w:pStyle w:val="Footer"/>
      <w:jc w:val="right"/>
    </w:pPr>
    <w:r>
      <w:fldChar w:fldCharType="begin"/>
    </w:r>
    <w:r>
      <w:instrText xml:space="preserve"> PAGE   \* MERGEFORMAT </w:instrText>
    </w:r>
    <w:r>
      <w:fldChar w:fldCharType="separate"/>
    </w:r>
    <w:r w:rsidR="002623E6">
      <w:rPr>
        <w:noProof/>
      </w:rPr>
      <w:t>v</w:t>
    </w:r>
    <w:r>
      <w:fldChar w:fldCharType="end"/>
    </w:r>
  </w:p>
  <w:p w:rsidR="00930FB1" w:rsidRDefault="00930FB1">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B1" w:rsidRDefault="00930F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320D" w:rsidRDefault="00EF320D">
      <w:r>
        <w:separator/>
      </w:r>
    </w:p>
  </w:footnote>
  <w:footnote w:type="continuationSeparator" w:id="0">
    <w:p w:rsidR="00EF320D" w:rsidRDefault="00EF320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B1" w:rsidRDefault="00930FB1" w:rsidP="00435573">
    <w:pPr>
      <w:pStyle w:val="Header"/>
      <w:tabs>
        <w:tab w:val="clear" w:pos="8640"/>
        <w:tab w:val="right" w:pos="9720"/>
      </w:tabs>
      <w:rPr>
        <w:rFonts w:ascii="Times New Roman" w:hAnsi="Times New Roman"/>
        <w:sz w:val="20"/>
      </w:rPr>
    </w:pPr>
    <w:r>
      <w:rPr>
        <w:rFonts w:ascii="Arial Rounded MT Bold" w:hAnsi="Arial Rounded MT Bold"/>
        <w:b/>
        <w:noProof/>
      </w:rPr>
      <w:drawing>
        <wp:inline distT="0" distB="0" distL="0" distR="0">
          <wp:extent cx="461010" cy="318135"/>
          <wp:effectExtent l="0" t="0" r="0" b="5715"/>
          <wp:docPr id="3" name="Picture 3" descr="CU_logo[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_logo[2][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1010" cy="318135"/>
                  </a:xfrm>
                  <a:prstGeom prst="rect">
                    <a:avLst/>
                  </a:prstGeom>
                  <a:noFill/>
                  <a:ln>
                    <a:noFill/>
                  </a:ln>
                </pic:spPr>
              </pic:pic>
            </a:graphicData>
          </a:graphic>
        </wp:inline>
      </w:drawing>
    </w:r>
    <w:r>
      <w:rPr>
        <w:rFonts w:ascii="Arial Rounded MT Bold" w:hAnsi="Arial Rounded MT Bold"/>
        <w:b/>
        <w:noProof/>
      </w:rPr>
      <w:drawing>
        <wp:anchor distT="0" distB="0" distL="114300" distR="114300" simplePos="0" relativeHeight="251657728" behindDoc="0" locked="0" layoutInCell="1" allowOverlap="1">
          <wp:simplePos x="0" y="0"/>
          <wp:positionH relativeFrom="column">
            <wp:posOffset>5147945</wp:posOffset>
          </wp:positionH>
          <wp:positionV relativeFrom="paragraph">
            <wp:posOffset>0</wp:posOffset>
          </wp:positionV>
          <wp:extent cx="271145" cy="342900"/>
          <wp:effectExtent l="0" t="0" r="0" b="0"/>
          <wp:wrapNone/>
          <wp:docPr id="1" name="Picture 1" descr="MSRSA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SRSAS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7114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Rounded MT Bold" w:hAnsi="Arial Rounded MT Bold"/>
        <w:b/>
      </w:rPr>
      <w:t xml:space="preserve"> </w:t>
    </w:r>
    <w:r>
      <w:rPr>
        <w:rFonts w:ascii="Times New Roman" w:hAnsi="Times New Roman"/>
        <w:sz w:val="20"/>
      </w:rPr>
      <w:t xml:space="preserve">MSRSAS - Postgraduate Engineering and Management Programme - PEMP  </w:t>
    </w:r>
    <w:r>
      <w:rPr>
        <w:rFonts w:ascii="Times New Roman" w:hAnsi="Times New Roman"/>
        <w:sz w:val="20"/>
      </w:rPr>
      <w:tab/>
    </w:r>
  </w:p>
  <w:p w:rsidR="00930FB1" w:rsidRDefault="00930FB1">
    <w:pPr>
      <w:pStyle w:val="Header"/>
    </w:pPr>
    <w:r>
      <w:t xml:space="preserve">                                                                                                                                  </w:t>
    </w:r>
    <w:r>
      <w:tab/>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B1" w:rsidRDefault="00930FB1">
    <w:pPr>
      <w:pStyle w:val="Header"/>
      <w:rPr>
        <w:sz w:val="20"/>
      </w:rP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30FB1" w:rsidRDefault="00930FB1">
    <w:pPr>
      <w:pStyle w:val="Header"/>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87B62"/>
    <w:multiLevelType w:val="hybridMultilevel"/>
    <w:tmpl w:val="25D82866"/>
    <w:lvl w:ilvl="0" w:tplc="C714C1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129371F"/>
    <w:multiLevelType w:val="hybridMultilevel"/>
    <w:tmpl w:val="E01C42A8"/>
    <w:lvl w:ilvl="0" w:tplc="0409000F">
      <w:start w:val="1"/>
      <w:numFmt w:val="decimal"/>
      <w:lvlText w:val="%1."/>
      <w:lvlJc w:val="left"/>
      <w:pPr>
        <w:ind w:left="720" w:hanging="360"/>
      </w:pPr>
    </w:lvl>
    <w:lvl w:ilvl="1" w:tplc="9118C654">
      <w:start w:val="1"/>
      <w:numFmt w:val="decimal"/>
      <w:lvlText w:val="2.%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32A0F71"/>
    <w:multiLevelType w:val="hybridMultilevel"/>
    <w:tmpl w:val="381CE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EB6564"/>
    <w:multiLevelType w:val="multilevel"/>
    <w:tmpl w:val="E91EC806"/>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084C7A8B"/>
    <w:multiLevelType w:val="hybridMultilevel"/>
    <w:tmpl w:val="7D6865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4C0B5E"/>
    <w:multiLevelType w:val="multilevel"/>
    <w:tmpl w:val="8E1EACEE"/>
    <w:lvl w:ilvl="0">
      <w:start w:val="1"/>
      <w:numFmt w:val="decimal"/>
      <w:lvlText w:val="%1"/>
      <w:lvlJc w:val="left"/>
      <w:pPr>
        <w:ind w:left="465" w:hanging="465"/>
      </w:pPr>
      <w:rPr>
        <w:rFonts w:hint="default"/>
        <w:b/>
      </w:rPr>
    </w:lvl>
    <w:lvl w:ilvl="1">
      <w:start w:val="1"/>
      <w:numFmt w:val="decimal"/>
      <w:lvlText w:val="%1.%2"/>
      <w:lvlJc w:val="left"/>
      <w:pPr>
        <w:ind w:left="720" w:hanging="720"/>
      </w:pPr>
      <w:rPr>
        <w:rFonts w:hint="default"/>
        <w:b/>
        <w:i w:val="0"/>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800" w:hanging="180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nsid w:val="0ED52AE7"/>
    <w:multiLevelType w:val="hybridMultilevel"/>
    <w:tmpl w:val="668EE1E4"/>
    <w:lvl w:ilvl="0" w:tplc="E95C172C">
      <w:start w:val="2"/>
      <w:numFmt w:val="decimal"/>
      <w:lvlText w:val="%1."/>
      <w:lvlJc w:val="left"/>
      <w:pPr>
        <w:ind w:left="720" w:hanging="360"/>
      </w:pPr>
      <w:rPr>
        <w:rFonts w:ascii="Times New Roman" w:hAnsi="Times New Roman"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F2250E8"/>
    <w:multiLevelType w:val="hybridMultilevel"/>
    <w:tmpl w:val="A63CC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18745929"/>
    <w:multiLevelType w:val="hybridMultilevel"/>
    <w:tmpl w:val="6A98E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E8A56A7"/>
    <w:multiLevelType w:val="hybridMultilevel"/>
    <w:tmpl w:val="2CE48628"/>
    <w:lvl w:ilvl="0" w:tplc="04090011">
      <w:start w:val="1"/>
      <w:numFmt w:val="decimal"/>
      <w:lvlText w:val="%1)"/>
      <w:lvlJc w:val="left"/>
      <w:pPr>
        <w:ind w:left="720" w:hanging="360"/>
      </w:pPr>
      <w:rPr>
        <w:rFonts w:eastAsia="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0F03F1B"/>
    <w:multiLevelType w:val="hybridMultilevel"/>
    <w:tmpl w:val="4746D6B6"/>
    <w:lvl w:ilvl="0" w:tplc="0409000F">
      <w:start w:val="1"/>
      <w:numFmt w:val="decimal"/>
      <w:lvlText w:val="%1."/>
      <w:lvlJc w:val="left"/>
      <w:pPr>
        <w:ind w:left="720" w:hanging="360"/>
      </w:pPr>
    </w:lvl>
    <w:lvl w:ilvl="1" w:tplc="4A283630">
      <w:start w:val="1"/>
      <w:numFmt w:val="decimal"/>
      <w:lvlText w:val="3.%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7286D"/>
    <w:multiLevelType w:val="multilevel"/>
    <w:tmpl w:val="51C68A2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2393020"/>
    <w:multiLevelType w:val="hybridMultilevel"/>
    <w:tmpl w:val="C67067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4CF4077"/>
    <w:multiLevelType w:val="hybridMultilevel"/>
    <w:tmpl w:val="BFBC1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5432328"/>
    <w:multiLevelType w:val="multilevel"/>
    <w:tmpl w:val="3342DB7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nsid w:val="2CDA5098"/>
    <w:multiLevelType w:val="multilevel"/>
    <w:tmpl w:val="3342DB7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nsid w:val="2E6B72F4"/>
    <w:multiLevelType w:val="hybridMultilevel"/>
    <w:tmpl w:val="2E04A28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3837552A"/>
    <w:multiLevelType w:val="hybridMultilevel"/>
    <w:tmpl w:val="E9085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C177A36"/>
    <w:multiLevelType w:val="multilevel"/>
    <w:tmpl w:val="89E21BFC"/>
    <w:lvl w:ilvl="0">
      <w:start w:val="1"/>
      <w:numFmt w:val="decimal"/>
      <w:lvlText w:val="%1"/>
      <w:lvlJc w:val="left"/>
      <w:pPr>
        <w:ind w:left="1080" w:hanging="360"/>
      </w:pPr>
      <w:rPr>
        <w:rFonts w:ascii="Times New Roman" w:hAnsi="Times New Roman" w:hint="default"/>
        <w:b w:val="0"/>
        <w:sz w:val="24"/>
      </w:rPr>
    </w:lvl>
    <w:lvl w:ilvl="1">
      <w:start w:val="1"/>
      <w:numFmt w:val="decimal"/>
      <w:lvlText w:val="%1.%2"/>
      <w:lvlJc w:val="left"/>
      <w:pPr>
        <w:ind w:left="2520" w:hanging="720"/>
      </w:pPr>
      <w:rPr>
        <w:rFonts w:ascii="Times New Roman" w:hAnsi="Times New Roman" w:hint="default"/>
        <w:b w:val="0"/>
        <w:sz w:val="24"/>
      </w:rPr>
    </w:lvl>
    <w:lvl w:ilvl="2">
      <w:start w:val="1"/>
      <w:numFmt w:val="decimal"/>
      <w:lvlText w:val="%1.%2.%3"/>
      <w:lvlJc w:val="left"/>
      <w:pPr>
        <w:ind w:left="3600" w:hanging="720"/>
      </w:pPr>
      <w:rPr>
        <w:rFonts w:ascii="Times New Roman" w:hAnsi="Times New Roman" w:hint="default"/>
        <w:b w:val="0"/>
        <w:sz w:val="24"/>
      </w:rPr>
    </w:lvl>
    <w:lvl w:ilvl="3">
      <w:start w:val="1"/>
      <w:numFmt w:val="decimal"/>
      <w:lvlText w:val="%1.%2.%3.%4"/>
      <w:lvlJc w:val="left"/>
      <w:pPr>
        <w:ind w:left="5040" w:hanging="1080"/>
      </w:pPr>
      <w:rPr>
        <w:rFonts w:ascii="Times New Roman" w:hAnsi="Times New Roman" w:hint="default"/>
        <w:b w:val="0"/>
        <w:sz w:val="24"/>
      </w:rPr>
    </w:lvl>
    <w:lvl w:ilvl="4">
      <w:start w:val="1"/>
      <w:numFmt w:val="decimal"/>
      <w:lvlText w:val="%1.%2.%3.%4.%5"/>
      <w:lvlJc w:val="left"/>
      <w:pPr>
        <w:ind w:left="6480" w:hanging="1440"/>
      </w:pPr>
      <w:rPr>
        <w:rFonts w:ascii="Times New Roman" w:hAnsi="Times New Roman" w:hint="default"/>
        <w:b w:val="0"/>
        <w:sz w:val="24"/>
      </w:rPr>
    </w:lvl>
    <w:lvl w:ilvl="5">
      <w:start w:val="1"/>
      <w:numFmt w:val="decimal"/>
      <w:lvlText w:val="%1.%2.%3.%4.%5.%6"/>
      <w:lvlJc w:val="left"/>
      <w:pPr>
        <w:ind w:left="7560" w:hanging="1440"/>
      </w:pPr>
      <w:rPr>
        <w:rFonts w:ascii="Times New Roman" w:hAnsi="Times New Roman" w:hint="default"/>
        <w:b w:val="0"/>
        <w:sz w:val="24"/>
      </w:rPr>
    </w:lvl>
    <w:lvl w:ilvl="6">
      <w:start w:val="1"/>
      <w:numFmt w:val="decimal"/>
      <w:lvlText w:val="%1.%2.%3.%4.%5.%6.%7"/>
      <w:lvlJc w:val="left"/>
      <w:pPr>
        <w:ind w:left="9000" w:hanging="1800"/>
      </w:pPr>
      <w:rPr>
        <w:rFonts w:ascii="Times New Roman" w:hAnsi="Times New Roman" w:hint="default"/>
        <w:b w:val="0"/>
        <w:sz w:val="24"/>
      </w:rPr>
    </w:lvl>
    <w:lvl w:ilvl="7">
      <w:start w:val="1"/>
      <w:numFmt w:val="decimal"/>
      <w:lvlText w:val="%1.%2.%3.%4.%5.%6.%7.%8"/>
      <w:lvlJc w:val="left"/>
      <w:pPr>
        <w:ind w:left="10440" w:hanging="2160"/>
      </w:pPr>
      <w:rPr>
        <w:rFonts w:ascii="Times New Roman" w:hAnsi="Times New Roman" w:hint="default"/>
        <w:b w:val="0"/>
        <w:sz w:val="24"/>
      </w:rPr>
    </w:lvl>
    <w:lvl w:ilvl="8">
      <w:start w:val="1"/>
      <w:numFmt w:val="decimal"/>
      <w:lvlText w:val="%1.%2.%3.%4.%5.%6.%7.%8.%9"/>
      <w:lvlJc w:val="left"/>
      <w:pPr>
        <w:ind w:left="11520" w:hanging="2160"/>
      </w:pPr>
      <w:rPr>
        <w:rFonts w:ascii="Times New Roman" w:hAnsi="Times New Roman" w:hint="default"/>
        <w:b w:val="0"/>
        <w:sz w:val="24"/>
      </w:rPr>
    </w:lvl>
  </w:abstractNum>
  <w:abstractNum w:abstractNumId="19">
    <w:nsid w:val="3F795690"/>
    <w:multiLevelType w:val="hybridMultilevel"/>
    <w:tmpl w:val="11A8C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5F63569"/>
    <w:multiLevelType w:val="hybridMultilevel"/>
    <w:tmpl w:val="777A0F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5F63B62"/>
    <w:multiLevelType w:val="hybridMultilevel"/>
    <w:tmpl w:val="D3F059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7AD0373"/>
    <w:multiLevelType w:val="multilevel"/>
    <w:tmpl w:val="03320AC2"/>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4AB42F0C"/>
    <w:multiLevelType w:val="hybridMultilevel"/>
    <w:tmpl w:val="215AC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B6A6B40"/>
    <w:multiLevelType w:val="multilevel"/>
    <w:tmpl w:val="89E21BFC"/>
    <w:lvl w:ilvl="0">
      <w:start w:val="1"/>
      <w:numFmt w:val="decimal"/>
      <w:lvlText w:val="%1"/>
      <w:lvlJc w:val="left"/>
      <w:pPr>
        <w:ind w:left="1080" w:hanging="360"/>
      </w:pPr>
      <w:rPr>
        <w:rFonts w:ascii="Times New Roman" w:hAnsi="Times New Roman" w:hint="default"/>
        <w:b w:val="0"/>
        <w:sz w:val="24"/>
      </w:rPr>
    </w:lvl>
    <w:lvl w:ilvl="1">
      <w:start w:val="1"/>
      <w:numFmt w:val="decimal"/>
      <w:lvlText w:val="%1.%2"/>
      <w:lvlJc w:val="left"/>
      <w:pPr>
        <w:ind w:left="2520" w:hanging="720"/>
      </w:pPr>
      <w:rPr>
        <w:rFonts w:ascii="Times New Roman" w:hAnsi="Times New Roman" w:hint="default"/>
        <w:b w:val="0"/>
        <w:sz w:val="24"/>
      </w:rPr>
    </w:lvl>
    <w:lvl w:ilvl="2">
      <w:start w:val="1"/>
      <w:numFmt w:val="decimal"/>
      <w:lvlText w:val="%1.%2.%3"/>
      <w:lvlJc w:val="left"/>
      <w:pPr>
        <w:ind w:left="3600" w:hanging="720"/>
      </w:pPr>
      <w:rPr>
        <w:rFonts w:ascii="Times New Roman" w:hAnsi="Times New Roman" w:hint="default"/>
        <w:b w:val="0"/>
        <w:sz w:val="24"/>
      </w:rPr>
    </w:lvl>
    <w:lvl w:ilvl="3">
      <w:start w:val="1"/>
      <w:numFmt w:val="decimal"/>
      <w:lvlText w:val="%1.%2.%3.%4"/>
      <w:lvlJc w:val="left"/>
      <w:pPr>
        <w:ind w:left="5040" w:hanging="1080"/>
      </w:pPr>
      <w:rPr>
        <w:rFonts w:ascii="Times New Roman" w:hAnsi="Times New Roman" w:hint="default"/>
        <w:b w:val="0"/>
        <w:sz w:val="24"/>
      </w:rPr>
    </w:lvl>
    <w:lvl w:ilvl="4">
      <w:start w:val="1"/>
      <w:numFmt w:val="decimal"/>
      <w:lvlText w:val="%1.%2.%3.%4.%5"/>
      <w:lvlJc w:val="left"/>
      <w:pPr>
        <w:ind w:left="6480" w:hanging="1440"/>
      </w:pPr>
      <w:rPr>
        <w:rFonts w:ascii="Times New Roman" w:hAnsi="Times New Roman" w:hint="default"/>
        <w:b w:val="0"/>
        <w:sz w:val="24"/>
      </w:rPr>
    </w:lvl>
    <w:lvl w:ilvl="5">
      <w:start w:val="1"/>
      <w:numFmt w:val="decimal"/>
      <w:lvlText w:val="%1.%2.%3.%4.%5.%6"/>
      <w:lvlJc w:val="left"/>
      <w:pPr>
        <w:ind w:left="7560" w:hanging="1440"/>
      </w:pPr>
      <w:rPr>
        <w:rFonts w:ascii="Times New Roman" w:hAnsi="Times New Roman" w:hint="default"/>
        <w:b w:val="0"/>
        <w:sz w:val="24"/>
      </w:rPr>
    </w:lvl>
    <w:lvl w:ilvl="6">
      <w:start w:val="1"/>
      <w:numFmt w:val="decimal"/>
      <w:lvlText w:val="%1.%2.%3.%4.%5.%6.%7"/>
      <w:lvlJc w:val="left"/>
      <w:pPr>
        <w:ind w:left="9000" w:hanging="1800"/>
      </w:pPr>
      <w:rPr>
        <w:rFonts w:ascii="Times New Roman" w:hAnsi="Times New Roman" w:hint="default"/>
        <w:b w:val="0"/>
        <w:sz w:val="24"/>
      </w:rPr>
    </w:lvl>
    <w:lvl w:ilvl="7">
      <w:start w:val="1"/>
      <w:numFmt w:val="decimal"/>
      <w:lvlText w:val="%1.%2.%3.%4.%5.%6.%7.%8"/>
      <w:lvlJc w:val="left"/>
      <w:pPr>
        <w:ind w:left="10440" w:hanging="2160"/>
      </w:pPr>
      <w:rPr>
        <w:rFonts w:ascii="Times New Roman" w:hAnsi="Times New Roman" w:hint="default"/>
        <w:b w:val="0"/>
        <w:sz w:val="24"/>
      </w:rPr>
    </w:lvl>
    <w:lvl w:ilvl="8">
      <w:start w:val="1"/>
      <w:numFmt w:val="decimal"/>
      <w:lvlText w:val="%1.%2.%3.%4.%5.%6.%7.%8.%9"/>
      <w:lvlJc w:val="left"/>
      <w:pPr>
        <w:ind w:left="11520" w:hanging="2160"/>
      </w:pPr>
      <w:rPr>
        <w:rFonts w:ascii="Times New Roman" w:hAnsi="Times New Roman" w:hint="default"/>
        <w:b w:val="0"/>
        <w:sz w:val="24"/>
      </w:rPr>
    </w:lvl>
  </w:abstractNum>
  <w:abstractNum w:abstractNumId="25">
    <w:nsid w:val="5050445A"/>
    <w:multiLevelType w:val="multilevel"/>
    <w:tmpl w:val="D75EC3BE"/>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6">
    <w:nsid w:val="53743FBA"/>
    <w:multiLevelType w:val="singleLevel"/>
    <w:tmpl w:val="0B5C063C"/>
    <w:lvl w:ilvl="0">
      <w:start w:val="1"/>
      <w:numFmt w:val="bullet"/>
      <w:lvlText w:val=""/>
      <w:lvlJc w:val="left"/>
      <w:pPr>
        <w:tabs>
          <w:tab w:val="num" w:pos="473"/>
        </w:tabs>
        <w:ind w:left="113" w:firstLine="0"/>
      </w:pPr>
      <w:rPr>
        <w:rFonts w:ascii="Symbol" w:hAnsi="Symbol" w:hint="default"/>
      </w:rPr>
    </w:lvl>
  </w:abstractNum>
  <w:abstractNum w:abstractNumId="27">
    <w:nsid w:val="551B3B0A"/>
    <w:multiLevelType w:val="multilevel"/>
    <w:tmpl w:val="4BAED384"/>
    <w:lvl w:ilvl="0">
      <w:start w:val="2"/>
      <w:numFmt w:val="decimal"/>
      <w:lvlText w:val="%1"/>
      <w:lvlJc w:val="left"/>
      <w:pPr>
        <w:ind w:left="390" w:hanging="39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8">
    <w:nsid w:val="579E074A"/>
    <w:multiLevelType w:val="multilevel"/>
    <w:tmpl w:val="89E21BFC"/>
    <w:lvl w:ilvl="0">
      <w:start w:val="1"/>
      <w:numFmt w:val="decimal"/>
      <w:lvlText w:val="%1"/>
      <w:lvlJc w:val="left"/>
      <w:pPr>
        <w:ind w:left="360" w:hanging="360"/>
      </w:pPr>
      <w:rPr>
        <w:rFonts w:ascii="Times New Roman" w:hAnsi="Times New Roman" w:hint="default"/>
        <w:b w:val="0"/>
        <w:sz w:val="24"/>
      </w:rPr>
    </w:lvl>
    <w:lvl w:ilvl="1">
      <w:start w:val="1"/>
      <w:numFmt w:val="decimal"/>
      <w:lvlText w:val="%1.%2"/>
      <w:lvlJc w:val="left"/>
      <w:pPr>
        <w:ind w:left="1800" w:hanging="720"/>
      </w:pPr>
      <w:rPr>
        <w:rFonts w:ascii="Times New Roman" w:hAnsi="Times New Roman" w:hint="default"/>
        <w:b w:val="0"/>
        <w:sz w:val="24"/>
      </w:rPr>
    </w:lvl>
    <w:lvl w:ilvl="2">
      <w:start w:val="1"/>
      <w:numFmt w:val="decimal"/>
      <w:lvlText w:val="%1.%2.%3"/>
      <w:lvlJc w:val="left"/>
      <w:pPr>
        <w:ind w:left="2880" w:hanging="720"/>
      </w:pPr>
      <w:rPr>
        <w:rFonts w:ascii="Times New Roman" w:hAnsi="Times New Roman" w:hint="default"/>
        <w:b w:val="0"/>
        <w:sz w:val="24"/>
      </w:rPr>
    </w:lvl>
    <w:lvl w:ilvl="3">
      <w:start w:val="1"/>
      <w:numFmt w:val="decimal"/>
      <w:lvlText w:val="%1.%2.%3.%4"/>
      <w:lvlJc w:val="left"/>
      <w:pPr>
        <w:ind w:left="4320" w:hanging="1080"/>
      </w:pPr>
      <w:rPr>
        <w:rFonts w:ascii="Times New Roman" w:hAnsi="Times New Roman" w:hint="default"/>
        <w:b w:val="0"/>
        <w:sz w:val="24"/>
      </w:rPr>
    </w:lvl>
    <w:lvl w:ilvl="4">
      <w:start w:val="1"/>
      <w:numFmt w:val="decimal"/>
      <w:lvlText w:val="%1.%2.%3.%4.%5"/>
      <w:lvlJc w:val="left"/>
      <w:pPr>
        <w:ind w:left="5760" w:hanging="1440"/>
      </w:pPr>
      <w:rPr>
        <w:rFonts w:ascii="Times New Roman" w:hAnsi="Times New Roman" w:hint="default"/>
        <w:b w:val="0"/>
        <w:sz w:val="24"/>
      </w:rPr>
    </w:lvl>
    <w:lvl w:ilvl="5">
      <w:start w:val="1"/>
      <w:numFmt w:val="decimal"/>
      <w:lvlText w:val="%1.%2.%3.%4.%5.%6"/>
      <w:lvlJc w:val="left"/>
      <w:pPr>
        <w:ind w:left="6840" w:hanging="1440"/>
      </w:pPr>
      <w:rPr>
        <w:rFonts w:ascii="Times New Roman" w:hAnsi="Times New Roman" w:hint="default"/>
        <w:b w:val="0"/>
        <w:sz w:val="24"/>
      </w:rPr>
    </w:lvl>
    <w:lvl w:ilvl="6">
      <w:start w:val="1"/>
      <w:numFmt w:val="decimal"/>
      <w:lvlText w:val="%1.%2.%3.%4.%5.%6.%7"/>
      <w:lvlJc w:val="left"/>
      <w:pPr>
        <w:ind w:left="8280" w:hanging="1800"/>
      </w:pPr>
      <w:rPr>
        <w:rFonts w:ascii="Times New Roman" w:hAnsi="Times New Roman" w:hint="default"/>
        <w:b w:val="0"/>
        <w:sz w:val="24"/>
      </w:rPr>
    </w:lvl>
    <w:lvl w:ilvl="7">
      <w:start w:val="1"/>
      <w:numFmt w:val="decimal"/>
      <w:lvlText w:val="%1.%2.%3.%4.%5.%6.%7.%8"/>
      <w:lvlJc w:val="left"/>
      <w:pPr>
        <w:ind w:left="9720" w:hanging="2160"/>
      </w:pPr>
      <w:rPr>
        <w:rFonts w:ascii="Times New Roman" w:hAnsi="Times New Roman" w:hint="default"/>
        <w:b w:val="0"/>
        <w:sz w:val="24"/>
      </w:rPr>
    </w:lvl>
    <w:lvl w:ilvl="8">
      <w:start w:val="1"/>
      <w:numFmt w:val="decimal"/>
      <w:lvlText w:val="%1.%2.%3.%4.%5.%6.%7.%8.%9"/>
      <w:lvlJc w:val="left"/>
      <w:pPr>
        <w:ind w:left="10800" w:hanging="2160"/>
      </w:pPr>
      <w:rPr>
        <w:rFonts w:ascii="Times New Roman" w:hAnsi="Times New Roman" w:hint="default"/>
        <w:b w:val="0"/>
        <w:sz w:val="24"/>
      </w:rPr>
    </w:lvl>
  </w:abstractNum>
  <w:abstractNum w:abstractNumId="29">
    <w:nsid w:val="59BF3227"/>
    <w:multiLevelType w:val="multilevel"/>
    <w:tmpl w:val="6C4CF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A5D622C"/>
    <w:multiLevelType w:val="multilevel"/>
    <w:tmpl w:val="4BAED384"/>
    <w:lvl w:ilvl="0">
      <w:start w:val="2"/>
      <w:numFmt w:val="decimal"/>
      <w:lvlText w:val="%1"/>
      <w:lvlJc w:val="left"/>
      <w:pPr>
        <w:ind w:left="390" w:hanging="390"/>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1">
    <w:nsid w:val="5D4D19DF"/>
    <w:multiLevelType w:val="multilevel"/>
    <w:tmpl w:val="89E21BFC"/>
    <w:lvl w:ilvl="0">
      <w:start w:val="1"/>
      <w:numFmt w:val="decimal"/>
      <w:lvlText w:val="%1"/>
      <w:lvlJc w:val="left"/>
      <w:pPr>
        <w:ind w:left="360" w:hanging="360"/>
      </w:pPr>
      <w:rPr>
        <w:rFonts w:ascii="Times New Roman" w:hAnsi="Times New Roman" w:hint="default"/>
        <w:b w:val="0"/>
        <w:sz w:val="24"/>
      </w:rPr>
    </w:lvl>
    <w:lvl w:ilvl="1">
      <w:start w:val="1"/>
      <w:numFmt w:val="decimal"/>
      <w:lvlText w:val="%1.%2"/>
      <w:lvlJc w:val="left"/>
      <w:pPr>
        <w:ind w:left="1800" w:hanging="720"/>
      </w:pPr>
      <w:rPr>
        <w:rFonts w:ascii="Times New Roman" w:hAnsi="Times New Roman" w:hint="default"/>
        <w:b w:val="0"/>
        <w:sz w:val="24"/>
      </w:rPr>
    </w:lvl>
    <w:lvl w:ilvl="2">
      <w:start w:val="1"/>
      <w:numFmt w:val="decimal"/>
      <w:lvlText w:val="%1.%2.%3"/>
      <w:lvlJc w:val="left"/>
      <w:pPr>
        <w:ind w:left="2880" w:hanging="720"/>
      </w:pPr>
      <w:rPr>
        <w:rFonts w:ascii="Times New Roman" w:hAnsi="Times New Roman" w:hint="default"/>
        <w:b w:val="0"/>
        <w:sz w:val="24"/>
      </w:rPr>
    </w:lvl>
    <w:lvl w:ilvl="3">
      <w:start w:val="1"/>
      <w:numFmt w:val="decimal"/>
      <w:lvlText w:val="%1.%2.%3.%4"/>
      <w:lvlJc w:val="left"/>
      <w:pPr>
        <w:ind w:left="4320" w:hanging="1080"/>
      </w:pPr>
      <w:rPr>
        <w:rFonts w:ascii="Times New Roman" w:hAnsi="Times New Roman" w:hint="default"/>
        <w:b w:val="0"/>
        <w:sz w:val="24"/>
      </w:rPr>
    </w:lvl>
    <w:lvl w:ilvl="4">
      <w:start w:val="1"/>
      <w:numFmt w:val="decimal"/>
      <w:lvlText w:val="%1.%2.%3.%4.%5"/>
      <w:lvlJc w:val="left"/>
      <w:pPr>
        <w:ind w:left="5760" w:hanging="1440"/>
      </w:pPr>
      <w:rPr>
        <w:rFonts w:ascii="Times New Roman" w:hAnsi="Times New Roman" w:hint="default"/>
        <w:b w:val="0"/>
        <w:sz w:val="24"/>
      </w:rPr>
    </w:lvl>
    <w:lvl w:ilvl="5">
      <w:start w:val="1"/>
      <w:numFmt w:val="decimal"/>
      <w:lvlText w:val="%1.%2.%3.%4.%5.%6"/>
      <w:lvlJc w:val="left"/>
      <w:pPr>
        <w:ind w:left="6840" w:hanging="1440"/>
      </w:pPr>
      <w:rPr>
        <w:rFonts w:ascii="Times New Roman" w:hAnsi="Times New Roman" w:hint="default"/>
        <w:b w:val="0"/>
        <w:sz w:val="24"/>
      </w:rPr>
    </w:lvl>
    <w:lvl w:ilvl="6">
      <w:start w:val="1"/>
      <w:numFmt w:val="decimal"/>
      <w:lvlText w:val="%1.%2.%3.%4.%5.%6.%7"/>
      <w:lvlJc w:val="left"/>
      <w:pPr>
        <w:ind w:left="8280" w:hanging="1800"/>
      </w:pPr>
      <w:rPr>
        <w:rFonts w:ascii="Times New Roman" w:hAnsi="Times New Roman" w:hint="default"/>
        <w:b w:val="0"/>
        <w:sz w:val="24"/>
      </w:rPr>
    </w:lvl>
    <w:lvl w:ilvl="7">
      <w:start w:val="1"/>
      <w:numFmt w:val="decimal"/>
      <w:lvlText w:val="%1.%2.%3.%4.%5.%6.%7.%8"/>
      <w:lvlJc w:val="left"/>
      <w:pPr>
        <w:ind w:left="9720" w:hanging="2160"/>
      </w:pPr>
      <w:rPr>
        <w:rFonts w:ascii="Times New Roman" w:hAnsi="Times New Roman" w:hint="default"/>
        <w:b w:val="0"/>
        <w:sz w:val="24"/>
      </w:rPr>
    </w:lvl>
    <w:lvl w:ilvl="8">
      <w:start w:val="1"/>
      <w:numFmt w:val="decimal"/>
      <w:lvlText w:val="%1.%2.%3.%4.%5.%6.%7.%8.%9"/>
      <w:lvlJc w:val="left"/>
      <w:pPr>
        <w:ind w:left="10800" w:hanging="2160"/>
      </w:pPr>
      <w:rPr>
        <w:rFonts w:ascii="Times New Roman" w:hAnsi="Times New Roman" w:hint="default"/>
        <w:b w:val="0"/>
        <w:sz w:val="24"/>
      </w:rPr>
    </w:lvl>
  </w:abstractNum>
  <w:abstractNum w:abstractNumId="32">
    <w:nsid w:val="61943F8E"/>
    <w:multiLevelType w:val="hybridMultilevel"/>
    <w:tmpl w:val="DFB85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2316B5"/>
    <w:multiLevelType w:val="hybridMultilevel"/>
    <w:tmpl w:val="FDDA1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3BF6485"/>
    <w:multiLevelType w:val="hybridMultilevel"/>
    <w:tmpl w:val="F18AE266"/>
    <w:lvl w:ilvl="0" w:tplc="23421932">
      <w:start w:val="2"/>
      <w:numFmt w:val="decimal"/>
      <w:lvlText w:val="%1."/>
      <w:lvlJc w:val="left"/>
      <w:pPr>
        <w:ind w:left="750" w:hanging="360"/>
      </w:pPr>
      <w:rPr>
        <w:rFonts w:hint="default"/>
      </w:rPr>
    </w:lvl>
    <w:lvl w:ilvl="1" w:tplc="04090019" w:tentative="1">
      <w:start w:val="1"/>
      <w:numFmt w:val="lowerLetter"/>
      <w:lvlText w:val="%2."/>
      <w:lvlJc w:val="left"/>
      <w:pPr>
        <w:ind w:left="1470" w:hanging="360"/>
      </w:pPr>
    </w:lvl>
    <w:lvl w:ilvl="2" w:tplc="0409001B" w:tentative="1">
      <w:start w:val="1"/>
      <w:numFmt w:val="lowerRoman"/>
      <w:lvlText w:val="%3."/>
      <w:lvlJc w:val="right"/>
      <w:pPr>
        <w:ind w:left="2190" w:hanging="180"/>
      </w:pPr>
    </w:lvl>
    <w:lvl w:ilvl="3" w:tplc="0409000F" w:tentative="1">
      <w:start w:val="1"/>
      <w:numFmt w:val="decimal"/>
      <w:lvlText w:val="%4."/>
      <w:lvlJc w:val="left"/>
      <w:pPr>
        <w:ind w:left="2910" w:hanging="360"/>
      </w:pPr>
    </w:lvl>
    <w:lvl w:ilvl="4" w:tplc="04090019" w:tentative="1">
      <w:start w:val="1"/>
      <w:numFmt w:val="lowerLetter"/>
      <w:lvlText w:val="%5."/>
      <w:lvlJc w:val="left"/>
      <w:pPr>
        <w:ind w:left="3630" w:hanging="360"/>
      </w:pPr>
    </w:lvl>
    <w:lvl w:ilvl="5" w:tplc="0409001B" w:tentative="1">
      <w:start w:val="1"/>
      <w:numFmt w:val="lowerRoman"/>
      <w:lvlText w:val="%6."/>
      <w:lvlJc w:val="right"/>
      <w:pPr>
        <w:ind w:left="4350" w:hanging="180"/>
      </w:pPr>
    </w:lvl>
    <w:lvl w:ilvl="6" w:tplc="0409000F" w:tentative="1">
      <w:start w:val="1"/>
      <w:numFmt w:val="decimal"/>
      <w:lvlText w:val="%7."/>
      <w:lvlJc w:val="left"/>
      <w:pPr>
        <w:ind w:left="5070" w:hanging="360"/>
      </w:pPr>
    </w:lvl>
    <w:lvl w:ilvl="7" w:tplc="04090019" w:tentative="1">
      <w:start w:val="1"/>
      <w:numFmt w:val="lowerLetter"/>
      <w:lvlText w:val="%8."/>
      <w:lvlJc w:val="left"/>
      <w:pPr>
        <w:ind w:left="5790" w:hanging="360"/>
      </w:pPr>
    </w:lvl>
    <w:lvl w:ilvl="8" w:tplc="0409001B" w:tentative="1">
      <w:start w:val="1"/>
      <w:numFmt w:val="lowerRoman"/>
      <w:lvlText w:val="%9."/>
      <w:lvlJc w:val="right"/>
      <w:pPr>
        <w:ind w:left="6510" w:hanging="180"/>
      </w:pPr>
    </w:lvl>
  </w:abstractNum>
  <w:abstractNum w:abstractNumId="35">
    <w:nsid w:val="67CB2B69"/>
    <w:multiLevelType w:val="multilevel"/>
    <w:tmpl w:val="89E21BFC"/>
    <w:lvl w:ilvl="0">
      <w:start w:val="1"/>
      <w:numFmt w:val="decimal"/>
      <w:lvlText w:val="%1"/>
      <w:lvlJc w:val="left"/>
      <w:pPr>
        <w:ind w:left="360" w:hanging="360"/>
      </w:pPr>
      <w:rPr>
        <w:rFonts w:ascii="Times New Roman" w:hAnsi="Times New Roman" w:hint="default"/>
        <w:b w:val="0"/>
        <w:sz w:val="24"/>
      </w:rPr>
    </w:lvl>
    <w:lvl w:ilvl="1">
      <w:start w:val="1"/>
      <w:numFmt w:val="decimal"/>
      <w:lvlText w:val="%1.%2"/>
      <w:lvlJc w:val="left"/>
      <w:pPr>
        <w:ind w:left="1800" w:hanging="720"/>
      </w:pPr>
      <w:rPr>
        <w:rFonts w:ascii="Times New Roman" w:hAnsi="Times New Roman" w:hint="default"/>
        <w:b w:val="0"/>
        <w:sz w:val="24"/>
      </w:rPr>
    </w:lvl>
    <w:lvl w:ilvl="2">
      <w:start w:val="1"/>
      <w:numFmt w:val="decimal"/>
      <w:lvlText w:val="%1.%2.%3"/>
      <w:lvlJc w:val="left"/>
      <w:pPr>
        <w:ind w:left="2880" w:hanging="720"/>
      </w:pPr>
      <w:rPr>
        <w:rFonts w:ascii="Times New Roman" w:hAnsi="Times New Roman" w:hint="default"/>
        <w:b w:val="0"/>
        <w:sz w:val="24"/>
      </w:rPr>
    </w:lvl>
    <w:lvl w:ilvl="3">
      <w:start w:val="1"/>
      <w:numFmt w:val="decimal"/>
      <w:lvlText w:val="%1.%2.%3.%4"/>
      <w:lvlJc w:val="left"/>
      <w:pPr>
        <w:ind w:left="4320" w:hanging="1080"/>
      </w:pPr>
      <w:rPr>
        <w:rFonts w:ascii="Times New Roman" w:hAnsi="Times New Roman" w:hint="default"/>
        <w:b w:val="0"/>
        <w:sz w:val="24"/>
      </w:rPr>
    </w:lvl>
    <w:lvl w:ilvl="4">
      <w:start w:val="1"/>
      <w:numFmt w:val="decimal"/>
      <w:lvlText w:val="%1.%2.%3.%4.%5"/>
      <w:lvlJc w:val="left"/>
      <w:pPr>
        <w:ind w:left="5760" w:hanging="1440"/>
      </w:pPr>
      <w:rPr>
        <w:rFonts w:ascii="Times New Roman" w:hAnsi="Times New Roman" w:hint="default"/>
        <w:b w:val="0"/>
        <w:sz w:val="24"/>
      </w:rPr>
    </w:lvl>
    <w:lvl w:ilvl="5">
      <w:start w:val="1"/>
      <w:numFmt w:val="decimal"/>
      <w:lvlText w:val="%1.%2.%3.%4.%5.%6"/>
      <w:lvlJc w:val="left"/>
      <w:pPr>
        <w:ind w:left="6840" w:hanging="1440"/>
      </w:pPr>
      <w:rPr>
        <w:rFonts w:ascii="Times New Roman" w:hAnsi="Times New Roman" w:hint="default"/>
        <w:b w:val="0"/>
        <w:sz w:val="24"/>
      </w:rPr>
    </w:lvl>
    <w:lvl w:ilvl="6">
      <w:start w:val="1"/>
      <w:numFmt w:val="decimal"/>
      <w:lvlText w:val="%1.%2.%3.%4.%5.%6.%7"/>
      <w:lvlJc w:val="left"/>
      <w:pPr>
        <w:ind w:left="8280" w:hanging="1800"/>
      </w:pPr>
      <w:rPr>
        <w:rFonts w:ascii="Times New Roman" w:hAnsi="Times New Roman" w:hint="default"/>
        <w:b w:val="0"/>
        <w:sz w:val="24"/>
      </w:rPr>
    </w:lvl>
    <w:lvl w:ilvl="7">
      <w:start w:val="1"/>
      <w:numFmt w:val="decimal"/>
      <w:lvlText w:val="%1.%2.%3.%4.%5.%6.%7.%8"/>
      <w:lvlJc w:val="left"/>
      <w:pPr>
        <w:ind w:left="9720" w:hanging="2160"/>
      </w:pPr>
      <w:rPr>
        <w:rFonts w:ascii="Times New Roman" w:hAnsi="Times New Roman" w:hint="default"/>
        <w:b w:val="0"/>
        <w:sz w:val="24"/>
      </w:rPr>
    </w:lvl>
    <w:lvl w:ilvl="8">
      <w:start w:val="1"/>
      <w:numFmt w:val="decimal"/>
      <w:lvlText w:val="%1.%2.%3.%4.%5.%6.%7.%8.%9"/>
      <w:lvlJc w:val="left"/>
      <w:pPr>
        <w:ind w:left="10800" w:hanging="2160"/>
      </w:pPr>
      <w:rPr>
        <w:rFonts w:ascii="Times New Roman" w:hAnsi="Times New Roman" w:hint="default"/>
        <w:b w:val="0"/>
        <w:sz w:val="24"/>
      </w:rPr>
    </w:lvl>
  </w:abstractNum>
  <w:abstractNum w:abstractNumId="36">
    <w:nsid w:val="71551541"/>
    <w:multiLevelType w:val="hybridMultilevel"/>
    <w:tmpl w:val="2C16CE8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71EC32F8"/>
    <w:multiLevelType w:val="multilevel"/>
    <w:tmpl w:val="89E21BFC"/>
    <w:lvl w:ilvl="0">
      <w:start w:val="1"/>
      <w:numFmt w:val="decimal"/>
      <w:lvlText w:val="%1"/>
      <w:lvlJc w:val="left"/>
      <w:pPr>
        <w:ind w:left="360" w:hanging="360"/>
      </w:pPr>
      <w:rPr>
        <w:rFonts w:ascii="Times New Roman" w:hAnsi="Times New Roman" w:hint="default"/>
        <w:b w:val="0"/>
        <w:sz w:val="24"/>
      </w:rPr>
    </w:lvl>
    <w:lvl w:ilvl="1">
      <w:start w:val="1"/>
      <w:numFmt w:val="decimal"/>
      <w:lvlText w:val="%1.%2"/>
      <w:lvlJc w:val="left"/>
      <w:pPr>
        <w:ind w:left="1800" w:hanging="720"/>
      </w:pPr>
      <w:rPr>
        <w:rFonts w:ascii="Times New Roman" w:hAnsi="Times New Roman" w:hint="default"/>
        <w:b w:val="0"/>
        <w:sz w:val="24"/>
      </w:rPr>
    </w:lvl>
    <w:lvl w:ilvl="2">
      <w:start w:val="1"/>
      <w:numFmt w:val="decimal"/>
      <w:lvlText w:val="%1.%2.%3"/>
      <w:lvlJc w:val="left"/>
      <w:pPr>
        <w:ind w:left="2880" w:hanging="720"/>
      </w:pPr>
      <w:rPr>
        <w:rFonts w:ascii="Times New Roman" w:hAnsi="Times New Roman" w:hint="default"/>
        <w:b w:val="0"/>
        <w:sz w:val="24"/>
      </w:rPr>
    </w:lvl>
    <w:lvl w:ilvl="3">
      <w:start w:val="1"/>
      <w:numFmt w:val="decimal"/>
      <w:lvlText w:val="%1.%2.%3.%4"/>
      <w:lvlJc w:val="left"/>
      <w:pPr>
        <w:ind w:left="4320" w:hanging="1080"/>
      </w:pPr>
      <w:rPr>
        <w:rFonts w:ascii="Times New Roman" w:hAnsi="Times New Roman" w:hint="default"/>
        <w:b w:val="0"/>
        <w:sz w:val="24"/>
      </w:rPr>
    </w:lvl>
    <w:lvl w:ilvl="4">
      <w:start w:val="1"/>
      <w:numFmt w:val="decimal"/>
      <w:lvlText w:val="%1.%2.%3.%4.%5"/>
      <w:lvlJc w:val="left"/>
      <w:pPr>
        <w:ind w:left="5760" w:hanging="1440"/>
      </w:pPr>
      <w:rPr>
        <w:rFonts w:ascii="Times New Roman" w:hAnsi="Times New Roman" w:hint="default"/>
        <w:b w:val="0"/>
        <w:sz w:val="24"/>
      </w:rPr>
    </w:lvl>
    <w:lvl w:ilvl="5">
      <w:start w:val="1"/>
      <w:numFmt w:val="decimal"/>
      <w:lvlText w:val="%1.%2.%3.%4.%5.%6"/>
      <w:lvlJc w:val="left"/>
      <w:pPr>
        <w:ind w:left="6840" w:hanging="1440"/>
      </w:pPr>
      <w:rPr>
        <w:rFonts w:ascii="Times New Roman" w:hAnsi="Times New Roman" w:hint="default"/>
        <w:b w:val="0"/>
        <w:sz w:val="24"/>
      </w:rPr>
    </w:lvl>
    <w:lvl w:ilvl="6">
      <w:start w:val="1"/>
      <w:numFmt w:val="decimal"/>
      <w:lvlText w:val="%1.%2.%3.%4.%5.%6.%7"/>
      <w:lvlJc w:val="left"/>
      <w:pPr>
        <w:ind w:left="8280" w:hanging="1800"/>
      </w:pPr>
      <w:rPr>
        <w:rFonts w:ascii="Times New Roman" w:hAnsi="Times New Roman" w:hint="default"/>
        <w:b w:val="0"/>
        <w:sz w:val="24"/>
      </w:rPr>
    </w:lvl>
    <w:lvl w:ilvl="7">
      <w:start w:val="1"/>
      <w:numFmt w:val="decimal"/>
      <w:lvlText w:val="%1.%2.%3.%4.%5.%6.%7.%8"/>
      <w:lvlJc w:val="left"/>
      <w:pPr>
        <w:ind w:left="9720" w:hanging="2160"/>
      </w:pPr>
      <w:rPr>
        <w:rFonts w:ascii="Times New Roman" w:hAnsi="Times New Roman" w:hint="default"/>
        <w:b w:val="0"/>
        <w:sz w:val="24"/>
      </w:rPr>
    </w:lvl>
    <w:lvl w:ilvl="8">
      <w:start w:val="1"/>
      <w:numFmt w:val="decimal"/>
      <w:lvlText w:val="%1.%2.%3.%4.%5.%6.%7.%8.%9"/>
      <w:lvlJc w:val="left"/>
      <w:pPr>
        <w:ind w:left="10800" w:hanging="2160"/>
      </w:pPr>
      <w:rPr>
        <w:rFonts w:ascii="Times New Roman" w:hAnsi="Times New Roman" w:hint="default"/>
        <w:b w:val="0"/>
        <w:sz w:val="24"/>
      </w:rPr>
    </w:lvl>
  </w:abstractNum>
  <w:abstractNum w:abstractNumId="38">
    <w:nsid w:val="72D23552"/>
    <w:multiLevelType w:val="hybridMultilevel"/>
    <w:tmpl w:val="27CE7B8C"/>
    <w:lvl w:ilvl="0" w:tplc="0409000F">
      <w:start w:val="1"/>
      <w:numFmt w:val="decimal"/>
      <w:lvlText w:val="%1."/>
      <w:lvlJc w:val="left"/>
      <w:pPr>
        <w:ind w:left="720" w:hanging="360"/>
      </w:pPr>
    </w:lvl>
    <w:lvl w:ilvl="1" w:tplc="656C718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5A51D22"/>
    <w:multiLevelType w:val="multilevel"/>
    <w:tmpl w:val="8AB0E998"/>
    <w:lvl w:ilvl="0">
      <w:start w:val="1"/>
      <w:numFmt w:val="decimal"/>
      <w:lvlText w:val="%1"/>
      <w:lvlJc w:val="left"/>
      <w:pPr>
        <w:ind w:left="360" w:hanging="360"/>
      </w:pPr>
      <w:rPr>
        <w:rFonts w:ascii="Times New Roman" w:hAnsi="Times New Roman" w:hint="default"/>
        <w:b w:val="0"/>
        <w:sz w:val="24"/>
      </w:rPr>
    </w:lvl>
    <w:lvl w:ilvl="1">
      <w:start w:val="1"/>
      <w:numFmt w:val="decimal"/>
      <w:lvlText w:val="%1.%2"/>
      <w:lvlJc w:val="left"/>
      <w:pPr>
        <w:ind w:left="1800" w:hanging="720"/>
      </w:pPr>
      <w:rPr>
        <w:rFonts w:ascii="Times New Roman" w:hAnsi="Times New Roman" w:hint="default"/>
        <w:b w:val="0"/>
        <w:sz w:val="24"/>
      </w:rPr>
    </w:lvl>
    <w:lvl w:ilvl="2">
      <w:start w:val="1"/>
      <w:numFmt w:val="decimal"/>
      <w:lvlText w:val="%1.%2.%3"/>
      <w:lvlJc w:val="left"/>
      <w:pPr>
        <w:ind w:left="2880" w:hanging="720"/>
      </w:pPr>
      <w:rPr>
        <w:rFonts w:ascii="Times New Roman" w:hAnsi="Times New Roman" w:hint="default"/>
        <w:b/>
        <w:sz w:val="24"/>
      </w:rPr>
    </w:lvl>
    <w:lvl w:ilvl="3">
      <w:start w:val="1"/>
      <w:numFmt w:val="decimal"/>
      <w:lvlText w:val="%1.%2.%3.%4"/>
      <w:lvlJc w:val="left"/>
      <w:pPr>
        <w:ind w:left="4320" w:hanging="1080"/>
      </w:pPr>
      <w:rPr>
        <w:rFonts w:ascii="Times New Roman" w:hAnsi="Times New Roman" w:hint="default"/>
        <w:b w:val="0"/>
        <w:sz w:val="24"/>
      </w:rPr>
    </w:lvl>
    <w:lvl w:ilvl="4">
      <w:start w:val="1"/>
      <w:numFmt w:val="decimal"/>
      <w:lvlText w:val="%1.%2.%3.%4.%5"/>
      <w:lvlJc w:val="left"/>
      <w:pPr>
        <w:ind w:left="5760" w:hanging="1440"/>
      </w:pPr>
      <w:rPr>
        <w:rFonts w:ascii="Times New Roman" w:hAnsi="Times New Roman" w:hint="default"/>
        <w:b w:val="0"/>
        <w:sz w:val="24"/>
      </w:rPr>
    </w:lvl>
    <w:lvl w:ilvl="5">
      <w:start w:val="1"/>
      <w:numFmt w:val="decimal"/>
      <w:lvlText w:val="%1.%2.%3.%4.%5.%6"/>
      <w:lvlJc w:val="left"/>
      <w:pPr>
        <w:ind w:left="6840" w:hanging="1440"/>
      </w:pPr>
      <w:rPr>
        <w:rFonts w:ascii="Times New Roman" w:hAnsi="Times New Roman" w:hint="default"/>
        <w:b w:val="0"/>
        <w:sz w:val="24"/>
      </w:rPr>
    </w:lvl>
    <w:lvl w:ilvl="6">
      <w:start w:val="1"/>
      <w:numFmt w:val="decimal"/>
      <w:lvlText w:val="%1.%2.%3.%4.%5.%6.%7"/>
      <w:lvlJc w:val="left"/>
      <w:pPr>
        <w:ind w:left="8280" w:hanging="1800"/>
      </w:pPr>
      <w:rPr>
        <w:rFonts w:ascii="Times New Roman" w:hAnsi="Times New Roman" w:hint="default"/>
        <w:b w:val="0"/>
        <w:sz w:val="24"/>
      </w:rPr>
    </w:lvl>
    <w:lvl w:ilvl="7">
      <w:start w:val="1"/>
      <w:numFmt w:val="decimal"/>
      <w:lvlText w:val="%1.%2.%3.%4.%5.%6.%7.%8"/>
      <w:lvlJc w:val="left"/>
      <w:pPr>
        <w:ind w:left="9720" w:hanging="2160"/>
      </w:pPr>
      <w:rPr>
        <w:rFonts w:ascii="Times New Roman" w:hAnsi="Times New Roman" w:hint="default"/>
        <w:b w:val="0"/>
        <w:sz w:val="24"/>
      </w:rPr>
    </w:lvl>
    <w:lvl w:ilvl="8">
      <w:start w:val="1"/>
      <w:numFmt w:val="decimal"/>
      <w:lvlText w:val="%1.%2.%3.%4.%5.%6.%7.%8.%9"/>
      <w:lvlJc w:val="left"/>
      <w:pPr>
        <w:ind w:left="10800" w:hanging="2160"/>
      </w:pPr>
      <w:rPr>
        <w:rFonts w:ascii="Times New Roman" w:hAnsi="Times New Roman" w:hint="default"/>
        <w:b w:val="0"/>
        <w:sz w:val="24"/>
      </w:rPr>
    </w:lvl>
  </w:abstractNum>
  <w:abstractNum w:abstractNumId="40">
    <w:nsid w:val="7C9B102D"/>
    <w:multiLevelType w:val="multilevel"/>
    <w:tmpl w:val="89E21BFC"/>
    <w:lvl w:ilvl="0">
      <w:start w:val="1"/>
      <w:numFmt w:val="decimal"/>
      <w:lvlText w:val="%1"/>
      <w:lvlJc w:val="left"/>
      <w:pPr>
        <w:ind w:left="360" w:hanging="360"/>
      </w:pPr>
      <w:rPr>
        <w:rFonts w:ascii="Times New Roman" w:hAnsi="Times New Roman" w:hint="default"/>
        <w:b w:val="0"/>
        <w:sz w:val="24"/>
      </w:rPr>
    </w:lvl>
    <w:lvl w:ilvl="1">
      <w:start w:val="1"/>
      <w:numFmt w:val="decimal"/>
      <w:lvlText w:val="%1.%2"/>
      <w:lvlJc w:val="left"/>
      <w:pPr>
        <w:ind w:left="1800" w:hanging="720"/>
      </w:pPr>
      <w:rPr>
        <w:rFonts w:ascii="Times New Roman" w:hAnsi="Times New Roman" w:hint="default"/>
        <w:b w:val="0"/>
        <w:sz w:val="24"/>
      </w:rPr>
    </w:lvl>
    <w:lvl w:ilvl="2">
      <w:start w:val="1"/>
      <w:numFmt w:val="decimal"/>
      <w:lvlText w:val="%1.%2.%3"/>
      <w:lvlJc w:val="left"/>
      <w:pPr>
        <w:ind w:left="2880" w:hanging="720"/>
      </w:pPr>
      <w:rPr>
        <w:rFonts w:ascii="Times New Roman" w:hAnsi="Times New Roman" w:hint="default"/>
        <w:b w:val="0"/>
        <w:sz w:val="24"/>
      </w:rPr>
    </w:lvl>
    <w:lvl w:ilvl="3">
      <w:start w:val="1"/>
      <w:numFmt w:val="decimal"/>
      <w:lvlText w:val="%1.%2.%3.%4"/>
      <w:lvlJc w:val="left"/>
      <w:pPr>
        <w:ind w:left="4320" w:hanging="1080"/>
      </w:pPr>
      <w:rPr>
        <w:rFonts w:ascii="Times New Roman" w:hAnsi="Times New Roman" w:hint="default"/>
        <w:b w:val="0"/>
        <w:sz w:val="24"/>
      </w:rPr>
    </w:lvl>
    <w:lvl w:ilvl="4">
      <w:start w:val="1"/>
      <w:numFmt w:val="decimal"/>
      <w:lvlText w:val="%1.%2.%3.%4.%5"/>
      <w:lvlJc w:val="left"/>
      <w:pPr>
        <w:ind w:left="5760" w:hanging="1440"/>
      </w:pPr>
      <w:rPr>
        <w:rFonts w:ascii="Times New Roman" w:hAnsi="Times New Roman" w:hint="default"/>
        <w:b w:val="0"/>
        <w:sz w:val="24"/>
      </w:rPr>
    </w:lvl>
    <w:lvl w:ilvl="5">
      <w:start w:val="1"/>
      <w:numFmt w:val="decimal"/>
      <w:lvlText w:val="%1.%2.%3.%4.%5.%6"/>
      <w:lvlJc w:val="left"/>
      <w:pPr>
        <w:ind w:left="6840" w:hanging="1440"/>
      </w:pPr>
      <w:rPr>
        <w:rFonts w:ascii="Times New Roman" w:hAnsi="Times New Roman" w:hint="default"/>
        <w:b w:val="0"/>
        <w:sz w:val="24"/>
      </w:rPr>
    </w:lvl>
    <w:lvl w:ilvl="6">
      <w:start w:val="1"/>
      <w:numFmt w:val="decimal"/>
      <w:lvlText w:val="%1.%2.%3.%4.%5.%6.%7"/>
      <w:lvlJc w:val="left"/>
      <w:pPr>
        <w:ind w:left="8280" w:hanging="1800"/>
      </w:pPr>
      <w:rPr>
        <w:rFonts w:ascii="Times New Roman" w:hAnsi="Times New Roman" w:hint="default"/>
        <w:b w:val="0"/>
        <w:sz w:val="24"/>
      </w:rPr>
    </w:lvl>
    <w:lvl w:ilvl="7">
      <w:start w:val="1"/>
      <w:numFmt w:val="decimal"/>
      <w:lvlText w:val="%1.%2.%3.%4.%5.%6.%7.%8"/>
      <w:lvlJc w:val="left"/>
      <w:pPr>
        <w:ind w:left="9720" w:hanging="2160"/>
      </w:pPr>
      <w:rPr>
        <w:rFonts w:ascii="Times New Roman" w:hAnsi="Times New Roman" w:hint="default"/>
        <w:b w:val="0"/>
        <w:sz w:val="24"/>
      </w:rPr>
    </w:lvl>
    <w:lvl w:ilvl="8">
      <w:start w:val="1"/>
      <w:numFmt w:val="decimal"/>
      <w:lvlText w:val="%1.%2.%3.%4.%5.%6.%7.%8.%9"/>
      <w:lvlJc w:val="left"/>
      <w:pPr>
        <w:ind w:left="10800" w:hanging="2160"/>
      </w:pPr>
      <w:rPr>
        <w:rFonts w:ascii="Times New Roman" w:hAnsi="Times New Roman" w:hint="default"/>
        <w:b w:val="0"/>
        <w:sz w:val="24"/>
      </w:rPr>
    </w:lvl>
  </w:abstractNum>
  <w:abstractNum w:abstractNumId="41">
    <w:nsid w:val="7F3E3F5F"/>
    <w:multiLevelType w:val="hybridMultilevel"/>
    <w:tmpl w:val="4260BF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FC746E6"/>
    <w:multiLevelType w:val="hybridMultilevel"/>
    <w:tmpl w:val="60729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38"/>
  </w:num>
  <w:num w:numId="3">
    <w:abstractNumId w:val="1"/>
  </w:num>
  <w:num w:numId="4">
    <w:abstractNumId w:val="10"/>
  </w:num>
  <w:num w:numId="5">
    <w:abstractNumId w:val="8"/>
  </w:num>
  <w:num w:numId="6">
    <w:abstractNumId w:val="42"/>
  </w:num>
  <w:num w:numId="7">
    <w:abstractNumId w:val="0"/>
  </w:num>
  <w:num w:numId="8">
    <w:abstractNumId w:val="13"/>
  </w:num>
  <w:num w:numId="9">
    <w:abstractNumId w:val="16"/>
  </w:num>
  <w:num w:numId="10">
    <w:abstractNumId w:val="32"/>
  </w:num>
  <w:num w:numId="11">
    <w:abstractNumId w:val="19"/>
  </w:num>
  <w:num w:numId="12">
    <w:abstractNumId w:val="25"/>
  </w:num>
  <w:num w:numId="13">
    <w:abstractNumId w:val="28"/>
  </w:num>
  <w:num w:numId="14">
    <w:abstractNumId w:val="18"/>
  </w:num>
  <w:num w:numId="15">
    <w:abstractNumId w:val="24"/>
  </w:num>
  <w:num w:numId="16">
    <w:abstractNumId w:val="40"/>
  </w:num>
  <w:num w:numId="17">
    <w:abstractNumId w:val="39"/>
  </w:num>
  <w:num w:numId="18">
    <w:abstractNumId w:val="35"/>
  </w:num>
  <w:num w:numId="19">
    <w:abstractNumId w:val="31"/>
  </w:num>
  <w:num w:numId="20">
    <w:abstractNumId w:val="21"/>
  </w:num>
  <w:num w:numId="21">
    <w:abstractNumId w:val="37"/>
  </w:num>
  <w:num w:numId="22">
    <w:abstractNumId w:val="5"/>
  </w:num>
  <w:num w:numId="23">
    <w:abstractNumId w:val="23"/>
  </w:num>
  <w:num w:numId="24">
    <w:abstractNumId w:val="29"/>
  </w:num>
  <w:num w:numId="25">
    <w:abstractNumId w:val="15"/>
  </w:num>
  <w:num w:numId="26">
    <w:abstractNumId w:val="27"/>
  </w:num>
  <w:num w:numId="27">
    <w:abstractNumId w:val="6"/>
  </w:num>
  <w:num w:numId="28">
    <w:abstractNumId w:val="34"/>
  </w:num>
  <w:num w:numId="29">
    <w:abstractNumId w:val="30"/>
  </w:num>
  <w:num w:numId="30">
    <w:abstractNumId w:val="3"/>
  </w:num>
  <w:num w:numId="31">
    <w:abstractNumId w:val="14"/>
  </w:num>
  <w:num w:numId="32">
    <w:abstractNumId w:val="9"/>
  </w:num>
  <w:num w:numId="33">
    <w:abstractNumId w:val="12"/>
  </w:num>
  <w:num w:numId="34">
    <w:abstractNumId w:val="17"/>
  </w:num>
  <w:num w:numId="35">
    <w:abstractNumId w:val="11"/>
  </w:num>
  <w:num w:numId="36">
    <w:abstractNumId w:val="20"/>
  </w:num>
  <w:num w:numId="37">
    <w:abstractNumId w:val="36"/>
  </w:num>
  <w:num w:numId="38">
    <w:abstractNumId w:val="7"/>
  </w:num>
  <w:num w:numId="39">
    <w:abstractNumId w:val="2"/>
  </w:num>
  <w:num w:numId="40">
    <w:abstractNumId w:val="41"/>
  </w:num>
  <w:num w:numId="41">
    <w:abstractNumId w:val="22"/>
  </w:num>
  <w:num w:numId="42">
    <w:abstractNumId w:val="33"/>
  </w:num>
  <w:num w:numId="4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attachedTemplate r:id="rId1"/>
  <w:revisionView w:markup="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7DF"/>
    <w:rsid w:val="00010634"/>
    <w:rsid w:val="0001161A"/>
    <w:rsid w:val="0001684F"/>
    <w:rsid w:val="00023FE0"/>
    <w:rsid w:val="00027E9A"/>
    <w:rsid w:val="000309BD"/>
    <w:rsid w:val="000442B0"/>
    <w:rsid w:val="00047299"/>
    <w:rsid w:val="0005260D"/>
    <w:rsid w:val="00065236"/>
    <w:rsid w:val="000657DF"/>
    <w:rsid w:val="0007248E"/>
    <w:rsid w:val="00076FD7"/>
    <w:rsid w:val="0008456B"/>
    <w:rsid w:val="000912F0"/>
    <w:rsid w:val="000977A9"/>
    <w:rsid w:val="000A1DFD"/>
    <w:rsid w:val="000A3D50"/>
    <w:rsid w:val="000B1213"/>
    <w:rsid w:val="000D5B3A"/>
    <w:rsid w:val="000E1305"/>
    <w:rsid w:val="000E19DD"/>
    <w:rsid w:val="000F0825"/>
    <w:rsid w:val="00110B8C"/>
    <w:rsid w:val="00112051"/>
    <w:rsid w:val="001301E9"/>
    <w:rsid w:val="0013077B"/>
    <w:rsid w:val="001316DA"/>
    <w:rsid w:val="001348AF"/>
    <w:rsid w:val="00137B5B"/>
    <w:rsid w:val="00141455"/>
    <w:rsid w:val="001564BA"/>
    <w:rsid w:val="00162C44"/>
    <w:rsid w:val="00171AB3"/>
    <w:rsid w:val="00172A0D"/>
    <w:rsid w:val="00174FF9"/>
    <w:rsid w:val="00175063"/>
    <w:rsid w:val="001805A0"/>
    <w:rsid w:val="00183CE7"/>
    <w:rsid w:val="00195CDF"/>
    <w:rsid w:val="001A1ECC"/>
    <w:rsid w:val="001C5B59"/>
    <w:rsid w:val="001C5F9B"/>
    <w:rsid w:val="001D6923"/>
    <w:rsid w:val="001D69A8"/>
    <w:rsid w:val="001E5574"/>
    <w:rsid w:val="002059BB"/>
    <w:rsid w:val="002070C9"/>
    <w:rsid w:val="00207295"/>
    <w:rsid w:val="00210A34"/>
    <w:rsid w:val="0021162E"/>
    <w:rsid w:val="002118D5"/>
    <w:rsid w:val="00216DC9"/>
    <w:rsid w:val="00227BEB"/>
    <w:rsid w:val="00231F85"/>
    <w:rsid w:val="0023228C"/>
    <w:rsid w:val="002323BE"/>
    <w:rsid w:val="002421E5"/>
    <w:rsid w:val="0024485B"/>
    <w:rsid w:val="00251091"/>
    <w:rsid w:val="002623E6"/>
    <w:rsid w:val="00264DA7"/>
    <w:rsid w:val="002741B3"/>
    <w:rsid w:val="0027479F"/>
    <w:rsid w:val="00277860"/>
    <w:rsid w:val="00280DA5"/>
    <w:rsid w:val="00295C1B"/>
    <w:rsid w:val="002976DD"/>
    <w:rsid w:val="002A4864"/>
    <w:rsid w:val="002A632F"/>
    <w:rsid w:val="002B63A4"/>
    <w:rsid w:val="002C25B9"/>
    <w:rsid w:val="002C7A39"/>
    <w:rsid w:val="002D216C"/>
    <w:rsid w:val="002E451D"/>
    <w:rsid w:val="002E4597"/>
    <w:rsid w:val="002E54AA"/>
    <w:rsid w:val="002E7025"/>
    <w:rsid w:val="00301221"/>
    <w:rsid w:val="00314BF3"/>
    <w:rsid w:val="00322C42"/>
    <w:rsid w:val="00330836"/>
    <w:rsid w:val="0034271F"/>
    <w:rsid w:val="00343162"/>
    <w:rsid w:val="0034419C"/>
    <w:rsid w:val="003469C9"/>
    <w:rsid w:val="0036022E"/>
    <w:rsid w:val="00363A5E"/>
    <w:rsid w:val="00370AAC"/>
    <w:rsid w:val="00371073"/>
    <w:rsid w:val="00381727"/>
    <w:rsid w:val="00384AE0"/>
    <w:rsid w:val="003930B7"/>
    <w:rsid w:val="00395718"/>
    <w:rsid w:val="0039593B"/>
    <w:rsid w:val="003B29F9"/>
    <w:rsid w:val="003C266F"/>
    <w:rsid w:val="003C6925"/>
    <w:rsid w:val="003D118B"/>
    <w:rsid w:val="003E438B"/>
    <w:rsid w:val="003E7645"/>
    <w:rsid w:val="00400F0F"/>
    <w:rsid w:val="004050B1"/>
    <w:rsid w:val="004072B7"/>
    <w:rsid w:val="00407F70"/>
    <w:rsid w:val="004106BF"/>
    <w:rsid w:val="00410C5F"/>
    <w:rsid w:val="004173CB"/>
    <w:rsid w:val="00421759"/>
    <w:rsid w:val="00423504"/>
    <w:rsid w:val="00423F39"/>
    <w:rsid w:val="00427F63"/>
    <w:rsid w:val="00430CA4"/>
    <w:rsid w:val="00430EB9"/>
    <w:rsid w:val="00435573"/>
    <w:rsid w:val="0044587B"/>
    <w:rsid w:val="004603B0"/>
    <w:rsid w:val="004636BB"/>
    <w:rsid w:val="004636C9"/>
    <w:rsid w:val="00466CF7"/>
    <w:rsid w:val="0047329F"/>
    <w:rsid w:val="004738F1"/>
    <w:rsid w:val="00484664"/>
    <w:rsid w:val="0048624E"/>
    <w:rsid w:val="00491B8B"/>
    <w:rsid w:val="0049405E"/>
    <w:rsid w:val="004A2B4D"/>
    <w:rsid w:val="004A3319"/>
    <w:rsid w:val="004A33CF"/>
    <w:rsid w:val="004A38EC"/>
    <w:rsid w:val="004B2F7D"/>
    <w:rsid w:val="004B3D53"/>
    <w:rsid w:val="004B7BE5"/>
    <w:rsid w:val="004C4EF8"/>
    <w:rsid w:val="004C5964"/>
    <w:rsid w:val="004D6BA0"/>
    <w:rsid w:val="004E2B56"/>
    <w:rsid w:val="004F3915"/>
    <w:rsid w:val="00501046"/>
    <w:rsid w:val="00503CAD"/>
    <w:rsid w:val="0050507D"/>
    <w:rsid w:val="0051036E"/>
    <w:rsid w:val="005236A7"/>
    <w:rsid w:val="005368B2"/>
    <w:rsid w:val="0054276B"/>
    <w:rsid w:val="005505AD"/>
    <w:rsid w:val="00551410"/>
    <w:rsid w:val="00551807"/>
    <w:rsid w:val="00554D1E"/>
    <w:rsid w:val="0055641F"/>
    <w:rsid w:val="00556C6E"/>
    <w:rsid w:val="0055731D"/>
    <w:rsid w:val="00563332"/>
    <w:rsid w:val="00566ED2"/>
    <w:rsid w:val="00574375"/>
    <w:rsid w:val="005766D2"/>
    <w:rsid w:val="00576E7E"/>
    <w:rsid w:val="00580010"/>
    <w:rsid w:val="0058292D"/>
    <w:rsid w:val="00584C1E"/>
    <w:rsid w:val="005869A8"/>
    <w:rsid w:val="00586E09"/>
    <w:rsid w:val="00596E92"/>
    <w:rsid w:val="005A596C"/>
    <w:rsid w:val="005B0FB0"/>
    <w:rsid w:val="005B12F2"/>
    <w:rsid w:val="005B3AF8"/>
    <w:rsid w:val="005B5EAF"/>
    <w:rsid w:val="005B5F93"/>
    <w:rsid w:val="005B6B6B"/>
    <w:rsid w:val="005C4C7D"/>
    <w:rsid w:val="005D1612"/>
    <w:rsid w:val="005D1BFD"/>
    <w:rsid w:val="005D5EBB"/>
    <w:rsid w:val="005D629E"/>
    <w:rsid w:val="005E6342"/>
    <w:rsid w:val="005F523B"/>
    <w:rsid w:val="00602A30"/>
    <w:rsid w:val="00602A5B"/>
    <w:rsid w:val="00602D91"/>
    <w:rsid w:val="0060342B"/>
    <w:rsid w:val="006122C9"/>
    <w:rsid w:val="00620C74"/>
    <w:rsid w:val="00624B11"/>
    <w:rsid w:val="00632AE9"/>
    <w:rsid w:val="006379EA"/>
    <w:rsid w:val="006445AA"/>
    <w:rsid w:val="00645694"/>
    <w:rsid w:val="0064585F"/>
    <w:rsid w:val="0066198E"/>
    <w:rsid w:val="006638D8"/>
    <w:rsid w:val="0066733C"/>
    <w:rsid w:val="00667E99"/>
    <w:rsid w:val="006705CF"/>
    <w:rsid w:val="006743EB"/>
    <w:rsid w:val="006840F1"/>
    <w:rsid w:val="0068489E"/>
    <w:rsid w:val="00686257"/>
    <w:rsid w:val="00687C09"/>
    <w:rsid w:val="00692A5D"/>
    <w:rsid w:val="006975A5"/>
    <w:rsid w:val="006A2884"/>
    <w:rsid w:val="006B49BD"/>
    <w:rsid w:val="006C2B49"/>
    <w:rsid w:val="006E35C8"/>
    <w:rsid w:val="006F5498"/>
    <w:rsid w:val="007028B2"/>
    <w:rsid w:val="00704EA9"/>
    <w:rsid w:val="007059D3"/>
    <w:rsid w:val="00713FA3"/>
    <w:rsid w:val="00726FD4"/>
    <w:rsid w:val="00727957"/>
    <w:rsid w:val="00727C8F"/>
    <w:rsid w:val="00745BED"/>
    <w:rsid w:val="00752230"/>
    <w:rsid w:val="00755BB9"/>
    <w:rsid w:val="00762D21"/>
    <w:rsid w:val="007678CB"/>
    <w:rsid w:val="007745DC"/>
    <w:rsid w:val="007800EB"/>
    <w:rsid w:val="0078327A"/>
    <w:rsid w:val="00785A71"/>
    <w:rsid w:val="007A63B4"/>
    <w:rsid w:val="007B49FF"/>
    <w:rsid w:val="007B7776"/>
    <w:rsid w:val="007C06F2"/>
    <w:rsid w:val="007C1D1E"/>
    <w:rsid w:val="007C55DC"/>
    <w:rsid w:val="007C6754"/>
    <w:rsid w:val="007C6E4C"/>
    <w:rsid w:val="007C6F37"/>
    <w:rsid w:val="007D3911"/>
    <w:rsid w:val="007D3F30"/>
    <w:rsid w:val="007D3FAD"/>
    <w:rsid w:val="007D40CC"/>
    <w:rsid w:val="007E28ED"/>
    <w:rsid w:val="007E3807"/>
    <w:rsid w:val="007E5B8B"/>
    <w:rsid w:val="007F328D"/>
    <w:rsid w:val="008025F5"/>
    <w:rsid w:val="00807684"/>
    <w:rsid w:val="00813B15"/>
    <w:rsid w:val="00822DAC"/>
    <w:rsid w:val="00844D91"/>
    <w:rsid w:val="00855737"/>
    <w:rsid w:val="0087004C"/>
    <w:rsid w:val="00890D0F"/>
    <w:rsid w:val="008B5901"/>
    <w:rsid w:val="008B5BAE"/>
    <w:rsid w:val="008B7174"/>
    <w:rsid w:val="008B7FA2"/>
    <w:rsid w:val="008D3F5A"/>
    <w:rsid w:val="008E545F"/>
    <w:rsid w:val="008E7ED8"/>
    <w:rsid w:val="008F6858"/>
    <w:rsid w:val="00906D0C"/>
    <w:rsid w:val="00907D7E"/>
    <w:rsid w:val="009306A4"/>
    <w:rsid w:val="00930FB1"/>
    <w:rsid w:val="00931378"/>
    <w:rsid w:val="00932FD1"/>
    <w:rsid w:val="00936028"/>
    <w:rsid w:val="00936D94"/>
    <w:rsid w:val="00937652"/>
    <w:rsid w:val="00956431"/>
    <w:rsid w:val="00957B85"/>
    <w:rsid w:val="00971698"/>
    <w:rsid w:val="0097560B"/>
    <w:rsid w:val="00980A2E"/>
    <w:rsid w:val="00983256"/>
    <w:rsid w:val="00983B3C"/>
    <w:rsid w:val="00985FF5"/>
    <w:rsid w:val="0099249B"/>
    <w:rsid w:val="009A2BF6"/>
    <w:rsid w:val="009B23BA"/>
    <w:rsid w:val="009B4B73"/>
    <w:rsid w:val="009B5C30"/>
    <w:rsid w:val="009C7B50"/>
    <w:rsid w:val="009D109A"/>
    <w:rsid w:val="009D1AFC"/>
    <w:rsid w:val="009E0994"/>
    <w:rsid w:val="009E4745"/>
    <w:rsid w:val="009E4866"/>
    <w:rsid w:val="009E6A48"/>
    <w:rsid w:val="009E7293"/>
    <w:rsid w:val="009F0B10"/>
    <w:rsid w:val="009F18A8"/>
    <w:rsid w:val="009F1EAC"/>
    <w:rsid w:val="00A00925"/>
    <w:rsid w:val="00A01B13"/>
    <w:rsid w:val="00A02256"/>
    <w:rsid w:val="00A062E9"/>
    <w:rsid w:val="00A123B4"/>
    <w:rsid w:val="00A21E80"/>
    <w:rsid w:val="00A24D87"/>
    <w:rsid w:val="00A3106A"/>
    <w:rsid w:val="00A3137D"/>
    <w:rsid w:val="00A35903"/>
    <w:rsid w:val="00A42BAD"/>
    <w:rsid w:val="00A44A8A"/>
    <w:rsid w:val="00A457AF"/>
    <w:rsid w:val="00A530A5"/>
    <w:rsid w:val="00A55645"/>
    <w:rsid w:val="00A632A3"/>
    <w:rsid w:val="00A77882"/>
    <w:rsid w:val="00A77AD0"/>
    <w:rsid w:val="00A91882"/>
    <w:rsid w:val="00AA15D7"/>
    <w:rsid w:val="00AA16EE"/>
    <w:rsid w:val="00AA4650"/>
    <w:rsid w:val="00AA4C96"/>
    <w:rsid w:val="00AB01E5"/>
    <w:rsid w:val="00AC5FAB"/>
    <w:rsid w:val="00AE095E"/>
    <w:rsid w:val="00AE0B82"/>
    <w:rsid w:val="00AE21F9"/>
    <w:rsid w:val="00AE3E20"/>
    <w:rsid w:val="00AE7B98"/>
    <w:rsid w:val="00AF68F5"/>
    <w:rsid w:val="00B01566"/>
    <w:rsid w:val="00B0637C"/>
    <w:rsid w:val="00B376B2"/>
    <w:rsid w:val="00B455C5"/>
    <w:rsid w:val="00B45F5A"/>
    <w:rsid w:val="00B502FE"/>
    <w:rsid w:val="00B66FD5"/>
    <w:rsid w:val="00B714F2"/>
    <w:rsid w:val="00B768AE"/>
    <w:rsid w:val="00B81E2C"/>
    <w:rsid w:val="00B82DF2"/>
    <w:rsid w:val="00B93E74"/>
    <w:rsid w:val="00B954B9"/>
    <w:rsid w:val="00BD4DB0"/>
    <w:rsid w:val="00BD7394"/>
    <w:rsid w:val="00BE1EAD"/>
    <w:rsid w:val="00BF552E"/>
    <w:rsid w:val="00C00C09"/>
    <w:rsid w:val="00C01EBD"/>
    <w:rsid w:val="00C1598A"/>
    <w:rsid w:val="00C22ECF"/>
    <w:rsid w:val="00C23C62"/>
    <w:rsid w:val="00C32A77"/>
    <w:rsid w:val="00C33748"/>
    <w:rsid w:val="00C452E7"/>
    <w:rsid w:val="00C45F99"/>
    <w:rsid w:val="00C4713C"/>
    <w:rsid w:val="00C50F4D"/>
    <w:rsid w:val="00C563ED"/>
    <w:rsid w:val="00C56D7B"/>
    <w:rsid w:val="00C6324D"/>
    <w:rsid w:val="00C6574B"/>
    <w:rsid w:val="00C763CB"/>
    <w:rsid w:val="00C779BF"/>
    <w:rsid w:val="00C81471"/>
    <w:rsid w:val="00C85431"/>
    <w:rsid w:val="00C87976"/>
    <w:rsid w:val="00CA099E"/>
    <w:rsid w:val="00CC2A66"/>
    <w:rsid w:val="00CC71B0"/>
    <w:rsid w:val="00CD534C"/>
    <w:rsid w:val="00CE0296"/>
    <w:rsid w:val="00CF2004"/>
    <w:rsid w:val="00CF5D7D"/>
    <w:rsid w:val="00CF6D69"/>
    <w:rsid w:val="00D03E2E"/>
    <w:rsid w:val="00D11FD9"/>
    <w:rsid w:val="00D16DA0"/>
    <w:rsid w:val="00D27351"/>
    <w:rsid w:val="00D30DA1"/>
    <w:rsid w:val="00D35927"/>
    <w:rsid w:val="00D36DE6"/>
    <w:rsid w:val="00D41B87"/>
    <w:rsid w:val="00D45D07"/>
    <w:rsid w:val="00D53016"/>
    <w:rsid w:val="00D56D39"/>
    <w:rsid w:val="00D575D5"/>
    <w:rsid w:val="00D75730"/>
    <w:rsid w:val="00D77320"/>
    <w:rsid w:val="00D805DF"/>
    <w:rsid w:val="00D908D5"/>
    <w:rsid w:val="00DA06CA"/>
    <w:rsid w:val="00DC031C"/>
    <w:rsid w:val="00DC7476"/>
    <w:rsid w:val="00DD205F"/>
    <w:rsid w:val="00DD4A60"/>
    <w:rsid w:val="00DE2108"/>
    <w:rsid w:val="00DE3243"/>
    <w:rsid w:val="00DF4C7F"/>
    <w:rsid w:val="00E03F90"/>
    <w:rsid w:val="00E0422C"/>
    <w:rsid w:val="00E042D7"/>
    <w:rsid w:val="00E110C3"/>
    <w:rsid w:val="00E1154C"/>
    <w:rsid w:val="00E242A3"/>
    <w:rsid w:val="00E2770B"/>
    <w:rsid w:val="00E31BBD"/>
    <w:rsid w:val="00E34D2C"/>
    <w:rsid w:val="00E635A6"/>
    <w:rsid w:val="00E63C20"/>
    <w:rsid w:val="00E70729"/>
    <w:rsid w:val="00E72B15"/>
    <w:rsid w:val="00E76B2D"/>
    <w:rsid w:val="00E9202C"/>
    <w:rsid w:val="00EA3356"/>
    <w:rsid w:val="00EA5BAC"/>
    <w:rsid w:val="00EB595B"/>
    <w:rsid w:val="00EB7360"/>
    <w:rsid w:val="00EC25B6"/>
    <w:rsid w:val="00EC2A69"/>
    <w:rsid w:val="00ED1FD8"/>
    <w:rsid w:val="00ED3F45"/>
    <w:rsid w:val="00ED634B"/>
    <w:rsid w:val="00ED77BC"/>
    <w:rsid w:val="00EE1EE0"/>
    <w:rsid w:val="00EE704F"/>
    <w:rsid w:val="00EF1A51"/>
    <w:rsid w:val="00EF320D"/>
    <w:rsid w:val="00EF3386"/>
    <w:rsid w:val="00EF5CA1"/>
    <w:rsid w:val="00F202D1"/>
    <w:rsid w:val="00F22DD3"/>
    <w:rsid w:val="00F22FE2"/>
    <w:rsid w:val="00F23CFA"/>
    <w:rsid w:val="00F31FCB"/>
    <w:rsid w:val="00F4198E"/>
    <w:rsid w:val="00F453D9"/>
    <w:rsid w:val="00F46140"/>
    <w:rsid w:val="00F47A26"/>
    <w:rsid w:val="00F5630E"/>
    <w:rsid w:val="00F60BE3"/>
    <w:rsid w:val="00F61644"/>
    <w:rsid w:val="00F66269"/>
    <w:rsid w:val="00F7028E"/>
    <w:rsid w:val="00F82E5F"/>
    <w:rsid w:val="00F83ED3"/>
    <w:rsid w:val="00F85750"/>
    <w:rsid w:val="00FA4517"/>
    <w:rsid w:val="00FB10A5"/>
    <w:rsid w:val="00FB11BC"/>
    <w:rsid w:val="00FB2258"/>
    <w:rsid w:val="00FC009C"/>
    <w:rsid w:val="00FC1253"/>
    <w:rsid w:val="00FC4C66"/>
    <w:rsid w:val="00FC4E0E"/>
    <w:rsid w:val="00FE1791"/>
    <w:rsid w:val="00FE1E1B"/>
    <w:rsid w:val="00FF0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0CC"/>
    <w:rPr>
      <w:rFonts w:ascii="Times New Roman" w:eastAsia="Times New Roman" w:hAnsi="Times New Roman"/>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0A1DFD"/>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FA451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7D40CC"/>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0A1DFD"/>
    <w:rPr>
      <w:rFonts w:ascii="Cambria" w:eastAsia="Times New Roman" w:hAnsi="Cambria"/>
      <w:b/>
      <w:bCs/>
      <w:i/>
      <w:iCs/>
      <w:sz w:val="28"/>
      <w:szCs w:val="28"/>
    </w:rPr>
  </w:style>
  <w:style w:type="paragraph" w:styleId="TOC2">
    <w:name w:val="toc 2"/>
    <w:basedOn w:val="Normal"/>
    <w:next w:val="Normal"/>
    <w:autoRedefine/>
    <w:uiPriority w:val="39"/>
    <w:unhideWhenUsed/>
    <w:rsid w:val="000A1DFD"/>
    <w:pPr>
      <w:ind w:left="240"/>
    </w:pPr>
  </w:style>
  <w:style w:type="paragraph" w:styleId="ListParagraph">
    <w:name w:val="List Paragraph"/>
    <w:basedOn w:val="Normal"/>
    <w:uiPriority w:val="34"/>
    <w:qFormat/>
    <w:rsid w:val="00AF68F5"/>
    <w:pPr>
      <w:ind w:left="720"/>
      <w:contextualSpacing/>
    </w:pPr>
  </w:style>
  <w:style w:type="character" w:customStyle="1" w:styleId="Heading3Char">
    <w:name w:val="Heading 3 Char"/>
    <w:basedOn w:val="DefaultParagraphFont"/>
    <w:link w:val="Heading3"/>
    <w:uiPriority w:val="9"/>
    <w:rsid w:val="00FA4517"/>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2C25B9"/>
    <w:pPr>
      <w:spacing w:after="100"/>
      <w:ind w:left="480"/>
    </w:pPr>
  </w:style>
  <w:style w:type="paragraph" w:styleId="Caption">
    <w:name w:val="caption"/>
    <w:basedOn w:val="Normal"/>
    <w:next w:val="Normal"/>
    <w:uiPriority w:val="35"/>
    <w:unhideWhenUsed/>
    <w:qFormat/>
    <w:rsid w:val="004B7BE5"/>
    <w:pPr>
      <w:spacing w:after="200"/>
    </w:pPr>
    <w:rPr>
      <w:b/>
      <w:bCs/>
      <w:color w:val="4F81BD" w:themeColor="accent1"/>
      <w:sz w:val="18"/>
      <w:szCs w:val="18"/>
    </w:rPr>
  </w:style>
  <w:style w:type="paragraph" w:styleId="NormalWeb">
    <w:name w:val="Normal (Web)"/>
    <w:basedOn w:val="Normal"/>
    <w:uiPriority w:val="99"/>
    <w:semiHidden/>
    <w:unhideWhenUsed/>
    <w:rsid w:val="006445AA"/>
    <w:pPr>
      <w:spacing w:before="100" w:beforeAutospacing="1" w:after="100" w:afterAutospacing="1"/>
    </w:pPr>
  </w:style>
  <w:style w:type="character" w:styleId="Strong">
    <w:name w:val="Strong"/>
    <w:basedOn w:val="DefaultParagraphFont"/>
    <w:uiPriority w:val="22"/>
    <w:qFormat/>
    <w:rsid w:val="006445AA"/>
    <w:rPr>
      <w:b/>
      <w:bCs/>
    </w:rPr>
  </w:style>
  <w:style w:type="paragraph" w:customStyle="1" w:styleId="Default">
    <w:name w:val="Default"/>
    <w:rsid w:val="00E242A3"/>
    <w:pPr>
      <w:autoSpaceDE w:val="0"/>
      <w:autoSpaceDN w:val="0"/>
      <w:adjustRightInd w:val="0"/>
    </w:pPr>
    <w:rPr>
      <w:rFonts w:ascii="Times New Roman" w:hAnsi="Times New Roman"/>
      <w:color w:val="000000"/>
      <w:sz w:val="24"/>
      <w:szCs w:val="24"/>
    </w:rPr>
  </w:style>
  <w:style w:type="character" w:customStyle="1" w:styleId="apple-converted-space">
    <w:name w:val="apple-converted-space"/>
    <w:basedOn w:val="DefaultParagraphFont"/>
    <w:rsid w:val="00762D21"/>
  </w:style>
  <w:style w:type="character" w:styleId="Emphasis">
    <w:name w:val="Emphasis"/>
    <w:basedOn w:val="DefaultParagraphFont"/>
    <w:uiPriority w:val="20"/>
    <w:qFormat/>
    <w:rsid w:val="00264DA7"/>
    <w:rPr>
      <w:i/>
      <w:iCs/>
    </w:rPr>
  </w:style>
  <w:style w:type="table" w:styleId="TableGrid">
    <w:name w:val="Table Grid"/>
    <w:basedOn w:val="TableNormal"/>
    <w:uiPriority w:val="59"/>
    <w:rsid w:val="00410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40CC"/>
    <w:rPr>
      <w:rFonts w:ascii="Times New Roman" w:eastAsia="Times New Roman" w:hAnsi="Times New Roman"/>
      <w:sz w:val="24"/>
      <w:szCs w:val="24"/>
    </w:rPr>
  </w:style>
  <w:style w:type="paragraph" w:styleId="Heading1">
    <w:name w:val="heading 1"/>
    <w:basedOn w:val="Normal"/>
    <w:next w:val="Normal"/>
    <w:link w:val="Heading1Char"/>
    <w:qFormat/>
    <w:rsid w:val="007D40CC"/>
    <w:pPr>
      <w:keepNext/>
      <w:outlineLvl w:val="0"/>
    </w:pPr>
    <w:rPr>
      <w:sz w:val="61"/>
    </w:rPr>
  </w:style>
  <w:style w:type="paragraph" w:styleId="Heading2">
    <w:name w:val="heading 2"/>
    <w:basedOn w:val="Normal"/>
    <w:next w:val="Normal"/>
    <w:link w:val="Heading2Char"/>
    <w:uiPriority w:val="9"/>
    <w:unhideWhenUsed/>
    <w:qFormat/>
    <w:rsid w:val="000A1DFD"/>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unhideWhenUsed/>
    <w:qFormat/>
    <w:rsid w:val="00FA451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qFormat/>
    <w:rsid w:val="007D40CC"/>
    <w:pPr>
      <w:keepNext/>
      <w:jc w:val="center"/>
      <w:outlineLvl w:val="3"/>
    </w:pPr>
    <w:rPr>
      <w:rFonts w:ascii="Garamond (PCL6)" w:hAnsi="Garamond (PCL6)"/>
      <w:b/>
      <w:bCs/>
      <w:color w:val="40458C"/>
      <w:szCs w:val="44"/>
      <w:lang w:val="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40CC"/>
    <w:rPr>
      <w:rFonts w:ascii="Times New Roman" w:eastAsia="Times New Roman" w:hAnsi="Times New Roman" w:cs="Times New Roman"/>
      <w:sz w:val="61"/>
      <w:szCs w:val="24"/>
      <w:lang w:val="en-US"/>
    </w:rPr>
  </w:style>
  <w:style w:type="character" w:customStyle="1" w:styleId="Heading4Char">
    <w:name w:val="Heading 4 Char"/>
    <w:basedOn w:val="DefaultParagraphFont"/>
    <w:link w:val="Heading4"/>
    <w:rsid w:val="007D40CC"/>
    <w:rPr>
      <w:rFonts w:ascii="Garamond (PCL6)" w:eastAsia="Times New Roman" w:hAnsi="Garamond (PCL6)" w:cs="Times New Roman"/>
      <w:b/>
      <w:bCs/>
      <w:color w:val="40458C"/>
      <w:sz w:val="24"/>
      <w:szCs w:val="44"/>
    </w:rPr>
  </w:style>
  <w:style w:type="character" w:styleId="Hyperlink">
    <w:name w:val="Hyperlink"/>
    <w:basedOn w:val="DefaultParagraphFont"/>
    <w:uiPriority w:val="99"/>
    <w:rsid w:val="007D40CC"/>
    <w:rPr>
      <w:color w:val="0000FF"/>
      <w:u w:val="single"/>
    </w:rPr>
  </w:style>
  <w:style w:type="paragraph" w:styleId="Header">
    <w:name w:val="header"/>
    <w:basedOn w:val="Normal"/>
    <w:link w:val="HeaderChar"/>
    <w:rsid w:val="007D40CC"/>
    <w:pPr>
      <w:tabs>
        <w:tab w:val="center" w:pos="4320"/>
        <w:tab w:val="right" w:pos="8640"/>
      </w:tabs>
    </w:pPr>
    <w:rPr>
      <w:rFonts w:ascii="Georgia" w:hAnsi="Georgia"/>
      <w:sz w:val="22"/>
    </w:rPr>
  </w:style>
  <w:style w:type="character" w:customStyle="1" w:styleId="HeaderChar">
    <w:name w:val="Header Char"/>
    <w:basedOn w:val="DefaultParagraphFont"/>
    <w:link w:val="Header"/>
    <w:rsid w:val="007D40CC"/>
    <w:rPr>
      <w:rFonts w:ascii="Georgia" w:eastAsia="Times New Roman" w:hAnsi="Georgia" w:cs="Times New Roman"/>
      <w:szCs w:val="24"/>
      <w:lang w:val="en-US"/>
    </w:rPr>
  </w:style>
  <w:style w:type="paragraph" w:styleId="Footer">
    <w:name w:val="footer"/>
    <w:basedOn w:val="Normal"/>
    <w:link w:val="FooterChar"/>
    <w:rsid w:val="007D40CC"/>
    <w:pPr>
      <w:tabs>
        <w:tab w:val="center" w:pos="4320"/>
        <w:tab w:val="right" w:pos="8640"/>
      </w:tabs>
    </w:pPr>
  </w:style>
  <w:style w:type="character" w:customStyle="1" w:styleId="FooterChar">
    <w:name w:val="Footer Char"/>
    <w:basedOn w:val="DefaultParagraphFont"/>
    <w:link w:val="Footer"/>
    <w:rsid w:val="007D40CC"/>
    <w:rPr>
      <w:rFonts w:ascii="Times New Roman" w:eastAsia="Times New Roman" w:hAnsi="Times New Roman" w:cs="Times New Roman"/>
      <w:sz w:val="24"/>
      <w:szCs w:val="24"/>
      <w:lang w:val="en-US"/>
    </w:rPr>
  </w:style>
  <w:style w:type="paragraph" w:styleId="BlockText">
    <w:name w:val="Block Text"/>
    <w:basedOn w:val="Normal"/>
    <w:rsid w:val="007D40CC"/>
    <w:pPr>
      <w:ind w:left="113" w:right="113"/>
    </w:pPr>
    <w:rPr>
      <w:sz w:val="20"/>
      <w:szCs w:val="20"/>
      <w:lang w:val="en-GB"/>
    </w:rPr>
  </w:style>
  <w:style w:type="paragraph" w:styleId="TOC1">
    <w:name w:val="toc 1"/>
    <w:basedOn w:val="Normal"/>
    <w:next w:val="Normal"/>
    <w:autoRedefine/>
    <w:uiPriority w:val="39"/>
    <w:rsid w:val="007D40CC"/>
  </w:style>
  <w:style w:type="paragraph" w:styleId="TOCHeading">
    <w:name w:val="TOC Heading"/>
    <w:basedOn w:val="Heading1"/>
    <w:next w:val="Normal"/>
    <w:uiPriority w:val="39"/>
    <w:semiHidden/>
    <w:unhideWhenUsed/>
    <w:qFormat/>
    <w:rsid w:val="007D40CC"/>
    <w:pPr>
      <w:keepLines/>
      <w:spacing w:before="480" w:line="276" w:lineRule="auto"/>
      <w:outlineLvl w:val="9"/>
    </w:pPr>
    <w:rPr>
      <w:rFonts w:ascii="Cambria" w:hAnsi="Cambria"/>
      <w:b/>
      <w:bCs/>
      <w:color w:val="365F91"/>
      <w:sz w:val="28"/>
      <w:szCs w:val="28"/>
    </w:rPr>
  </w:style>
  <w:style w:type="paragraph" w:styleId="BodyText3">
    <w:name w:val="Body Text 3"/>
    <w:basedOn w:val="Normal"/>
    <w:link w:val="BodyText3Char"/>
    <w:rsid w:val="007D40CC"/>
    <w:pPr>
      <w:overflowPunct w:val="0"/>
      <w:autoSpaceDE w:val="0"/>
      <w:autoSpaceDN w:val="0"/>
      <w:adjustRightInd w:val="0"/>
      <w:jc w:val="both"/>
      <w:textAlignment w:val="baseline"/>
    </w:pPr>
    <w:rPr>
      <w:rFonts w:ascii="TimesNewRomanPSMT" w:hAnsi="TimesNewRomanPSMT"/>
      <w:szCs w:val="20"/>
    </w:rPr>
  </w:style>
  <w:style w:type="character" w:customStyle="1" w:styleId="BodyText3Char">
    <w:name w:val="Body Text 3 Char"/>
    <w:basedOn w:val="DefaultParagraphFont"/>
    <w:link w:val="BodyText3"/>
    <w:rsid w:val="007D40CC"/>
    <w:rPr>
      <w:rFonts w:ascii="TimesNewRomanPSMT" w:eastAsia="Times New Roman" w:hAnsi="TimesNewRomanPSMT" w:cs="Times New Roman"/>
      <w:sz w:val="24"/>
      <w:szCs w:val="20"/>
      <w:lang w:val="en-US"/>
    </w:rPr>
  </w:style>
  <w:style w:type="paragraph" w:styleId="BalloonText">
    <w:name w:val="Balloon Text"/>
    <w:basedOn w:val="Normal"/>
    <w:link w:val="BalloonTextChar"/>
    <w:uiPriority w:val="99"/>
    <w:semiHidden/>
    <w:unhideWhenUsed/>
    <w:rsid w:val="007D40CC"/>
    <w:rPr>
      <w:rFonts w:ascii="Tahoma" w:hAnsi="Tahoma" w:cs="Tahoma"/>
      <w:sz w:val="16"/>
      <w:szCs w:val="16"/>
    </w:rPr>
  </w:style>
  <w:style w:type="character" w:customStyle="1" w:styleId="BalloonTextChar">
    <w:name w:val="Balloon Text Char"/>
    <w:basedOn w:val="DefaultParagraphFont"/>
    <w:link w:val="BalloonText"/>
    <w:uiPriority w:val="99"/>
    <w:semiHidden/>
    <w:rsid w:val="007D40CC"/>
    <w:rPr>
      <w:rFonts w:ascii="Tahoma" w:eastAsia="Times New Roman" w:hAnsi="Tahoma" w:cs="Tahoma"/>
      <w:sz w:val="16"/>
      <w:szCs w:val="16"/>
      <w:lang w:val="en-US"/>
    </w:rPr>
  </w:style>
  <w:style w:type="character" w:customStyle="1" w:styleId="Heading2Char">
    <w:name w:val="Heading 2 Char"/>
    <w:basedOn w:val="DefaultParagraphFont"/>
    <w:link w:val="Heading2"/>
    <w:uiPriority w:val="9"/>
    <w:rsid w:val="000A1DFD"/>
    <w:rPr>
      <w:rFonts w:ascii="Cambria" w:eastAsia="Times New Roman" w:hAnsi="Cambria"/>
      <w:b/>
      <w:bCs/>
      <w:i/>
      <w:iCs/>
      <w:sz w:val="28"/>
      <w:szCs w:val="28"/>
    </w:rPr>
  </w:style>
  <w:style w:type="paragraph" w:styleId="TOC2">
    <w:name w:val="toc 2"/>
    <w:basedOn w:val="Normal"/>
    <w:next w:val="Normal"/>
    <w:autoRedefine/>
    <w:uiPriority w:val="39"/>
    <w:unhideWhenUsed/>
    <w:rsid w:val="000A1DFD"/>
    <w:pPr>
      <w:ind w:left="240"/>
    </w:pPr>
  </w:style>
  <w:style w:type="paragraph" w:styleId="ListParagraph">
    <w:name w:val="List Paragraph"/>
    <w:basedOn w:val="Normal"/>
    <w:uiPriority w:val="34"/>
    <w:qFormat/>
    <w:rsid w:val="00AF68F5"/>
    <w:pPr>
      <w:ind w:left="720"/>
      <w:contextualSpacing/>
    </w:pPr>
  </w:style>
  <w:style w:type="character" w:customStyle="1" w:styleId="Heading3Char">
    <w:name w:val="Heading 3 Char"/>
    <w:basedOn w:val="DefaultParagraphFont"/>
    <w:link w:val="Heading3"/>
    <w:uiPriority w:val="9"/>
    <w:rsid w:val="00FA4517"/>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2C25B9"/>
    <w:pPr>
      <w:spacing w:after="100"/>
      <w:ind w:left="480"/>
    </w:pPr>
  </w:style>
  <w:style w:type="paragraph" w:styleId="Caption">
    <w:name w:val="caption"/>
    <w:basedOn w:val="Normal"/>
    <w:next w:val="Normal"/>
    <w:uiPriority w:val="35"/>
    <w:unhideWhenUsed/>
    <w:qFormat/>
    <w:rsid w:val="004B7BE5"/>
    <w:pPr>
      <w:spacing w:after="200"/>
    </w:pPr>
    <w:rPr>
      <w:b/>
      <w:bCs/>
      <w:color w:val="4F81BD" w:themeColor="accent1"/>
      <w:sz w:val="18"/>
      <w:szCs w:val="18"/>
    </w:rPr>
  </w:style>
  <w:style w:type="paragraph" w:styleId="NormalWeb">
    <w:name w:val="Normal (Web)"/>
    <w:basedOn w:val="Normal"/>
    <w:uiPriority w:val="99"/>
    <w:semiHidden/>
    <w:unhideWhenUsed/>
    <w:rsid w:val="006445AA"/>
    <w:pPr>
      <w:spacing w:before="100" w:beforeAutospacing="1" w:after="100" w:afterAutospacing="1"/>
    </w:pPr>
  </w:style>
  <w:style w:type="character" w:styleId="Strong">
    <w:name w:val="Strong"/>
    <w:basedOn w:val="DefaultParagraphFont"/>
    <w:uiPriority w:val="22"/>
    <w:qFormat/>
    <w:rsid w:val="006445AA"/>
    <w:rPr>
      <w:b/>
      <w:bCs/>
    </w:rPr>
  </w:style>
  <w:style w:type="paragraph" w:customStyle="1" w:styleId="Default">
    <w:name w:val="Default"/>
    <w:rsid w:val="00E242A3"/>
    <w:pPr>
      <w:autoSpaceDE w:val="0"/>
      <w:autoSpaceDN w:val="0"/>
      <w:adjustRightInd w:val="0"/>
    </w:pPr>
    <w:rPr>
      <w:rFonts w:ascii="Times New Roman" w:hAnsi="Times New Roman"/>
      <w:color w:val="000000"/>
      <w:sz w:val="24"/>
      <w:szCs w:val="24"/>
    </w:rPr>
  </w:style>
  <w:style w:type="character" w:customStyle="1" w:styleId="apple-converted-space">
    <w:name w:val="apple-converted-space"/>
    <w:basedOn w:val="DefaultParagraphFont"/>
    <w:rsid w:val="00762D21"/>
  </w:style>
  <w:style w:type="character" w:styleId="Emphasis">
    <w:name w:val="Emphasis"/>
    <w:basedOn w:val="DefaultParagraphFont"/>
    <w:uiPriority w:val="20"/>
    <w:qFormat/>
    <w:rsid w:val="00264DA7"/>
    <w:rPr>
      <w:i/>
      <w:iCs/>
    </w:rPr>
  </w:style>
  <w:style w:type="table" w:styleId="TableGrid">
    <w:name w:val="Table Grid"/>
    <w:basedOn w:val="TableNormal"/>
    <w:uiPriority w:val="59"/>
    <w:rsid w:val="00410C5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17113">
      <w:bodyDiv w:val="1"/>
      <w:marLeft w:val="0"/>
      <w:marRight w:val="0"/>
      <w:marTop w:val="0"/>
      <w:marBottom w:val="0"/>
      <w:divBdr>
        <w:top w:val="none" w:sz="0" w:space="0" w:color="auto"/>
        <w:left w:val="none" w:sz="0" w:space="0" w:color="auto"/>
        <w:bottom w:val="none" w:sz="0" w:space="0" w:color="auto"/>
        <w:right w:val="none" w:sz="0" w:space="0" w:color="auto"/>
      </w:divBdr>
      <w:divsChild>
        <w:div w:id="1304390877">
          <w:marLeft w:val="0"/>
          <w:marRight w:val="0"/>
          <w:marTop w:val="0"/>
          <w:marBottom w:val="0"/>
          <w:divBdr>
            <w:top w:val="none" w:sz="0" w:space="0" w:color="auto"/>
            <w:left w:val="none" w:sz="0" w:space="0" w:color="auto"/>
            <w:bottom w:val="none" w:sz="0" w:space="0" w:color="auto"/>
            <w:right w:val="none" w:sz="0" w:space="0" w:color="auto"/>
          </w:divBdr>
          <w:divsChild>
            <w:div w:id="793792836">
              <w:marLeft w:val="0"/>
              <w:marRight w:val="0"/>
              <w:marTop w:val="0"/>
              <w:marBottom w:val="0"/>
              <w:divBdr>
                <w:top w:val="none" w:sz="0" w:space="0" w:color="auto"/>
                <w:left w:val="none" w:sz="0" w:space="0" w:color="auto"/>
                <w:bottom w:val="none" w:sz="0" w:space="0" w:color="auto"/>
                <w:right w:val="none" w:sz="0" w:space="0" w:color="auto"/>
              </w:divBdr>
              <w:divsChild>
                <w:div w:id="2012949595">
                  <w:marLeft w:val="0"/>
                  <w:marRight w:val="0"/>
                  <w:marTop w:val="0"/>
                  <w:marBottom w:val="0"/>
                  <w:divBdr>
                    <w:top w:val="none" w:sz="0" w:space="0" w:color="auto"/>
                    <w:left w:val="none" w:sz="0" w:space="0" w:color="auto"/>
                    <w:bottom w:val="none" w:sz="0" w:space="0" w:color="auto"/>
                    <w:right w:val="none" w:sz="0" w:space="0" w:color="auto"/>
                  </w:divBdr>
                  <w:divsChild>
                    <w:div w:id="1771046842">
                      <w:marLeft w:val="0"/>
                      <w:marRight w:val="0"/>
                      <w:marTop w:val="0"/>
                      <w:marBottom w:val="0"/>
                      <w:divBdr>
                        <w:top w:val="none" w:sz="0" w:space="0" w:color="auto"/>
                        <w:left w:val="none" w:sz="0" w:space="0" w:color="auto"/>
                        <w:bottom w:val="none" w:sz="0" w:space="0" w:color="auto"/>
                        <w:right w:val="none" w:sz="0" w:space="0" w:color="auto"/>
                      </w:divBdr>
                      <w:divsChild>
                        <w:div w:id="1438719124">
                          <w:marLeft w:val="0"/>
                          <w:marRight w:val="0"/>
                          <w:marTop w:val="0"/>
                          <w:marBottom w:val="0"/>
                          <w:divBdr>
                            <w:top w:val="none" w:sz="0" w:space="0" w:color="auto"/>
                            <w:left w:val="none" w:sz="0" w:space="0" w:color="auto"/>
                            <w:bottom w:val="none" w:sz="0" w:space="0" w:color="auto"/>
                            <w:right w:val="none" w:sz="0" w:space="0" w:color="auto"/>
                          </w:divBdr>
                          <w:divsChild>
                            <w:div w:id="1665158702">
                              <w:marLeft w:val="0"/>
                              <w:marRight w:val="0"/>
                              <w:marTop w:val="0"/>
                              <w:marBottom w:val="0"/>
                              <w:divBdr>
                                <w:top w:val="none" w:sz="0" w:space="0" w:color="auto"/>
                                <w:left w:val="none" w:sz="0" w:space="0" w:color="auto"/>
                                <w:bottom w:val="none" w:sz="0" w:space="0" w:color="auto"/>
                                <w:right w:val="none" w:sz="0" w:space="0" w:color="auto"/>
                              </w:divBdr>
                              <w:divsChild>
                                <w:div w:id="324823540">
                                  <w:marLeft w:val="0"/>
                                  <w:marRight w:val="0"/>
                                  <w:marTop w:val="0"/>
                                  <w:marBottom w:val="0"/>
                                  <w:divBdr>
                                    <w:top w:val="none" w:sz="0" w:space="0" w:color="auto"/>
                                    <w:left w:val="none" w:sz="0" w:space="0" w:color="auto"/>
                                    <w:bottom w:val="none" w:sz="0" w:space="0" w:color="auto"/>
                                    <w:right w:val="none" w:sz="0" w:space="0" w:color="auto"/>
                                  </w:divBdr>
                                  <w:divsChild>
                                    <w:div w:id="1041175107">
                                      <w:marLeft w:val="0"/>
                                      <w:marRight w:val="0"/>
                                      <w:marTop w:val="0"/>
                                      <w:marBottom w:val="0"/>
                                      <w:divBdr>
                                        <w:top w:val="none" w:sz="0" w:space="0" w:color="auto"/>
                                        <w:left w:val="none" w:sz="0" w:space="0" w:color="auto"/>
                                        <w:bottom w:val="none" w:sz="0" w:space="0" w:color="auto"/>
                                        <w:right w:val="none" w:sz="0" w:space="0" w:color="auto"/>
                                      </w:divBdr>
                                      <w:divsChild>
                                        <w:div w:id="1100683621">
                                          <w:marLeft w:val="0"/>
                                          <w:marRight w:val="0"/>
                                          <w:marTop w:val="0"/>
                                          <w:marBottom w:val="0"/>
                                          <w:divBdr>
                                            <w:top w:val="none" w:sz="0" w:space="0" w:color="auto"/>
                                            <w:left w:val="none" w:sz="0" w:space="0" w:color="auto"/>
                                            <w:bottom w:val="none" w:sz="0" w:space="0" w:color="auto"/>
                                            <w:right w:val="none" w:sz="0" w:space="0" w:color="auto"/>
                                          </w:divBdr>
                                          <w:divsChild>
                                            <w:div w:id="1903516840">
                                              <w:marLeft w:val="0"/>
                                              <w:marRight w:val="0"/>
                                              <w:marTop w:val="0"/>
                                              <w:marBottom w:val="0"/>
                                              <w:divBdr>
                                                <w:top w:val="none" w:sz="0" w:space="0" w:color="auto"/>
                                                <w:left w:val="none" w:sz="0" w:space="0" w:color="auto"/>
                                                <w:bottom w:val="none" w:sz="0" w:space="0" w:color="auto"/>
                                                <w:right w:val="none" w:sz="0" w:space="0" w:color="auto"/>
                                              </w:divBdr>
                                              <w:divsChild>
                                                <w:div w:id="254293202">
                                                  <w:marLeft w:val="0"/>
                                                  <w:marRight w:val="0"/>
                                                  <w:marTop w:val="0"/>
                                                  <w:marBottom w:val="0"/>
                                                  <w:divBdr>
                                                    <w:top w:val="none" w:sz="0" w:space="0" w:color="auto"/>
                                                    <w:left w:val="none" w:sz="0" w:space="0" w:color="auto"/>
                                                    <w:bottom w:val="none" w:sz="0" w:space="0" w:color="auto"/>
                                                    <w:right w:val="none" w:sz="0" w:space="0" w:color="auto"/>
                                                  </w:divBdr>
                                                  <w:divsChild>
                                                    <w:div w:id="627979702">
                                                      <w:marLeft w:val="0"/>
                                                      <w:marRight w:val="0"/>
                                                      <w:marTop w:val="0"/>
                                                      <w:marBottom w:val="0"/>
                                                      <w:divBdr>
                                                        <w:top w:val="none" w:sz="0" w:space="0" w:color="auto"/>
                                                        <w:left w:val="none" w:sz="0" w:space="0" w:color="auto"/>
                                                        <w:bottom w:val="none" w:sz="0" w:space="0" w:color="auto"/>
                                                        <w:right w:val="none" w:sz="0" w:space="0" w:color="auto"/>
                                                      </w:divBdr>
                                                      <w:divsChild>
                                                        <w:div w:id="438110817">
                                                          <w:marLeft w:val="0"/>
                                                          <w:marRight w:val="0"/>
                                                          <w:marTop w:val="0"/>
                                                          <w:marBottom w:val="0"/>
                                                          <w:divBdr>
                                                            <w:top w:val="none" w:sz="0" w:space="0" w:color="auto"/>
                                                            <w:left w:val="none" w:sz="0" w:space="0" w:color="auto"/>
                                                            <w:bottom w:val="none" w:sz="0" w:space="0" w:color="auto"/>
                                                            <w:right w:val="none" w:sz="0" w:space="0" w:color="auto"/>
                                                          </w:divBdr>
                                                          <w:divsChild>
                                                            <w:div w:id="369113499">
                                                              <w:marLeft w:val="0"/>
                                                              <w:marRight w:val="0"/>
                                                              <w:marTop w:val="0"/>
                                                              <w:marBottom w:val="0"/>
                                                              <w:divBdr>
                                                                <w:top w:val="none" w:sz="0" w:space="0" w:color="auto"/>
                                                                <w:left w:val="none" w:sz="0" w:space="0" w:color="auto"/>
                                                                <w:bottom w:val="none" w:sz="0" w:space="0" w:color="auto"/>
                                                                <w:right w:val="none" w:sz="0" w:space="0" w:color="auto"/>
                                                              </w:divBdr>
                                                              <w:divsChild>
                                                                <w:div w:id="1324970920">
                                                                  <w:marLeft w:val="0"/>
                                                                  <w:marRight w:val="0"/>
                                                                  <w:marTop w:val="0"/>
                                                                  <w:marBottom w:val="0"/>
                                                                  <w:divBdr>
                                                                    <w:top w:val="none" w:sz="0" w:space="0" w:color="auto"/>
                                                                    <w:left w:val="none" w:sz="0" w:space="0" w:color="auto"/>
                                                                    <w:bottom w:val="none" w:sz="0" w:space="0" w:color="auto"/>
                                                                    <w:right w:val="none" w:sz="0" w:space="0" w:color="auto"/>
                                                                  </w:divBdr>
                                                                  <w:divsChild>
                                                                    <w:div w:id="567149717">
                                                                      <w:marLeft w:val="0"/>
                                                                      <w:marRight w:val="0"/>
                                                                      <w:marTop w:val="0"/>
                                                                      <w:marBottom w:val="0"/>
                                                                      <w:divBdr>
                                                                        <w:top w:val="none" w:sz="0" w:space="0" w:color="auto"/>
                                                                        <w:left w:val="none" w:sz="0" w:space="0" w:color="auto"/>
                                                                        <w:bottom w:val="none" w:sz="0" w:space="0" w:color="auto"/>
                                                                        <w:right w:val="none" w:sz="0" w:space="0" w:color="auto"/>
                                                                      </w:divBdr>
                                                                      <w:divsChild>
                                                                        <w:div w:id="1153638843">
                                                                          <w:marLeft w:val="0"/>
                                                                          <w:marRight w:val="0"/>
                                                                          <w:marTop w:val="369"/>
                                                                          <w:marBottom w:val="0"/>
                                                                          <w:divBdr>
                                                                            <w:top w:val="none" w:sz="0" w:space="0" w:color="auto"/>
                                                                            <w:left w:val="none" w:sz="0" w:space="0" w:color="auto"/>
                                                                            <w:bottom w:val="none" w:sz="0" w:space="0" w:color="auto"/>
                                                                            <w:right w:val="none" w:sz="0" w:space="0" w:color="auto"/>
                                                                          </w:divBdr>
                                                                          <w:divsChild>
                                                                            <w:div w:id="1727412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57130904">
      <w:bodyDiv w:val="1"/>
      <w:marLeft w:val="0"/>
      <w:marRight w:val="0"/>
      <w:marTop w:val="0"/>
      <w:marBottom w:val="0"/>
      <w:divBdr>
        <w:top w:val="none" w:sz="0" w:space="0" w:color="auto"/>
        <w:left w:val="none" w:sz="0" w:space="0" w:color="auto"/>
        <w:bottom w:val="none" w:sz="0" w:space="0" w:color="auto"/>
        <w:right w:val="none" w:sz="0" w:space="0" w:color="auto"/>
      </w:divBdr>
      <w:divsChild>
        <w:div w:id="650405489">
          <w:marLeft w:val="0"/>
          <w:marRight w:val="0"/>
          <w:marTop w:val="0"/>
          <w:marBottom w:val="0"/>
          <w:divBdr>
            <w:top w:val="none" w:sz="0" w:space="0" w:color="auto"/>
            <w:left w:val="none" w:sz="0" w:space="0" w:color="auto"/>
            <w:bottom w:val="none" w:sz="0" w:space="0" w:color="auto"/>
            <w:right w:val="none" w:sz="0" w:space="0" w:color="auto"/>
          </w:divBdr>
          <w:divsChild>
            <w:div w:id="1525434511">
              <w:marLeft w:val="0"/>
              <w:marRight w:val="0"/>
              <w:marTop w:val="0"/>
              <w:marBottom w:val="0"/>
              <w:divBdr>
                <w:top w:val="none" w:sz="0" w:space="0" w:color="auto"/>
                <w:left w:val="none" w:sz="0" w:space="0" w:color="auto"/>
                <w:bottom w:val="none" w:sz="0" w:space="0" w:color="auto"/>
                <w:right w:val="none" w:sz="0" w:space="0" w:color="auto"/>
              </w:divBdr>
              <w:divsChild>
                <w:div w:id="811752730">
                  <w:marLeft w:val="0"/>
                  <w:marRight w:val="0"/>
                  <w:marTop w:val="0"/>
                  <w:marBottom w:val="0"/>
                  <w:divBdr>
                    <w:top w:val="none" w:sz="0" w:space="0" w:color="auto"/>
                    <w:left w:val="none" w:sz="0" w:space="0" w:color="auto"/>
                    <w:bottom w:val="none" w:sz="0" w:space="0" w:color="auto"/>
                    <w:right w:val="none" w:sz="0" w:space="0" w:color="auto"/>
                  </w:divBdr>
                  <w:divsChild>
                    <w:div w:id="387993600">
                      <w:marLeft w:val="0"/>
                      <w:marRight w:val="0"/>
                      <w:marTop w:val="0"/>
                      <w:marBottom w:val="0"/>
                      <w:divBdr>
                        <w:top w:val="none" w:sz="0" w:space="0" w:color="auto"/>
                        <w:left w:val="none" w:sz="0" w:space="0" w:color="auto"/>
                        <w:bottom w:val="none" w:sz="0" w:space="0" w:color="auto"/>
                        <w:right w:val="none" w:sz="0" w:space="0" w:color="auto"/>
                      </w:divBdr>
                      <w:divsChild>
                        <w:div w:id="1673027751">
                          <w:marLeft w:val="0"/>
                          <w:marRight w:val="0"/>
                          <w:marTop w:val="0"/>
                          <w:marBottom w:val="0"/>
                          <w:divBdr>
                            <w:top w:val="none" w:sz="0" w:space="0" w:color="auto"/>
                            <w:left w:val="none" w:sz="0" w:space="0" w:color="auto"/>
                            <w:bottom w:val="none" w:sz="0" w:space="0" w:color="auto"/>
                            <w:right w:val="none" w:sz="0" w:space="0" w:color="auto"/>
                          </w:divBdr>
                          <w:divsChild>
                            <w:div w:id="730692065">
                              <w:marLeft w:val="0"/>
                              <w:marRight w:val="0"/>
                              <w:marTop w:val="0"/>
                              <w:marBottom w:val="0"/>
                              <w:divBdr>
                                <w:top w:val="none" w:sz="0" w:space="0" w:color="auto"/>
                                <w:left w:val="none" w:sz="0" w:space="0" w:color="auto"/>
                                <w:bottom w:val="none" w:sz="0" w:space="0" w:color="auto"/>
                                <w:right w:val="none" w:sz="0" w:space="0" w:color="auto"/>
                              </w:divBdr>
                              <w:divsChild>
                                <w:div w:id="48504228">
                                  <w:marLeft w:val="0"/>
                                  <w:marRight w:val="0"/>
                                  <w:marTop w:val="0"/>
                                  <w:marBottom w:val="0"/>
                                  <w:divBdr>
                                    <w:top w:val="none" w:sz="0" w:space="0" w:color="auto"/>
                                    <w:left w:val="none" w:sz="0" w:space="0" w:color="auto"/>
                                    <w:bottom w:val="none" w:sz="0" w:space="0" w:color="auto"/>
                                    <w:right w:val="none" w:sz="0" w:space="0" w:color="auto"/>
                                  </w:divBdr>
                                  <w:divsChild>
                                    <w:div w:id="31603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2772260">
      <w:bodyDiv w:val="1"/>
      <w:marLeft w:val="0"/>
      <w:marRight w:val="0"/>
      <w:marTop w:val="0"/>
      <w:marBottom w:val="0"/>
      <w:divBdr>
        <w:top w:val="none" w:sz="0" w:space="0" w:color="auto"/>
        <w:left w:val="none" w:sz="0" w:space="0" w:color="auto"/>
        <w:bottom w:val="none" w:sz="0" w:space="0" w:color="auto"/>
        <w:right w:val="none" w:sz="0" w:space="0" w:color="auto"/>
      </w:divBdr>
    </w:div>
    <w:div w:id="1027021069">
      <w:bodyDiv w:val="1"/>
      <w:marLeft w:val="0"/>
      <w:marRight w:val="0"/>
      <w:marTop w:val="0"/>
      <w:marBottom w:val="0"/>
      <w:divBdr>
        <w:top w:val="none" w:sz="0" w:space="0" w:color="auto"/>
        <w:left w:val="none" w:sz="0" w:space="0" w:color="auto"/>
        <w:bottom w:val="none" w:sz="0" w:space="0" w:color="auto"/>
        <w:right w:val="none" w:sz="0" w:space="0" w:color="auto"/>
      </w:divBdr>
    </w:div>
    <w:div w:id="1096095041">
      <w:bodyDiv w:val="1"/>
      <w:marLeft w:val="0"/>
      <w:marRight w:val="0"/>
      <w:marTop w:val="0"/>
      <w:marBottom w:val="0"/>
      <w:divBdr>
        <w:top w:val="none" w:sz="0" w:space="0" w:color="auto"/>
        <w:left w:val="none" w:sz="0" w:space="0" w:color="auto"/>
        <w:bottom w:val="none" w:sz="0" w:space="0" w:color="auto"/>
        <w:right w:val="none" w:sz="0" w:space="0" w:color="auto"/>
      </w:divBdr>
      <w:divsChild>
        <w:div w:id="1722098238">
          <w:marLeft w:val="0"/>
          <w:marRight w:val="0"/>
          <w:marTop w:val="0"/>
          <w:marBottom w:val="0"/>
          <w:divBdr>
            <w:top w:val="none" w:sz="0" w:space="0" w:color="auto"/>
            <w:left w:val="none" w:sz="0" w:space="0" w:color="auto"/>
            <w:bottom w:val="none" w:sz="0" w:space="0" w:color="auto"/>
            <w:right w:val="none" w:sz="0" w:space="0" w:color="auto"/>
          </w:divBdr>
          <w:divsChild>
            <w:div w:id="2029796909">
              <w:marLeft w:val="0"/>
              <w:marRight w:val="0"/>
              <w:marTop w:val="0"/>
              <w:marBottom w:val="0"/>
              <w:divBdr>
                <w:top w:val="none" w:sz="0" w:space="0" w:color="auto"/>
                <w:left w:val="none" w:sz="0" w:space="0" w:color="auto"/>
                <w:bottom w:val="none" w:sz="0" w:space="0" w:color="auto"/>
                <w:right w:val="none" w:sz="0" w:space="0" w:color="auto"/>
              </w:divBdr>
              <w:divsChild>
                <w:div w:id="574709169">
                  <w:marLeft w:val="0"/>
                  <w:marRight w:val="0"/>
                  <w:marTop w:val="0"/>
                  <w:marBottom w:val="0"/>
                  <w:divBdr>
                    <w:top w:val="none" w:sz="0" w:space="0" w:color="auto"/>
                    <w:left w:val="none" w:sz="0" w:space="0" w:color="auto"/>
                    <w:bottom w:val="none" w:sz="0" w:space="0" w:color="auto"/>
                    <w:right w:val="none" w:sz="0" w:space="0" w:color="auto"/>
                  </w:divBdr>
                  <w:divsChild>
                    <w:div w:id="647441125">
                      <w:marLeft w:val="0"/>
                      <w:marRight w:val="0"/>
                      <w:marTop w:val="0"/>
                      <w:marBottom w:val="0"/>
                      <w:divBdr>
                        <w:top w:val="none" w:sz="0" w:space="0" w:color="auto"/>
                        <w:left w:val="none" w:sz="0" w:space="0" w:color="auto"/>
                        <w:bottom w:val="none" w:sz="0" w:space="0" w:color="auto"/>
                        <w:right w:val="none" w:sz="0" w:space="0" w:color="auto"/>
                      </w:divBdr>
                      <w:divsChild>
                        <w:div w:id="684670431">
                          <w:marLeft w:val="0"/>
                          <w:marRight w:val="0"/>
                          <w:marTop w:val="0"/>
                          <w:marBottom w:val="0"/>
                          <w:divBdr>
                            <w:top w:val="none" w:sz="0" w:space="0" w:color="auto"/>
                            <w:left w:val="none" w:sz="0" w:space="0" w:color="auto"/>
                            <w:bottom w:val="none" w:sz="0" w:space="0" w:color="auto"/>
                            <w:right w:val="none" w:sz="0" w:space="0" w:color="auto"/>
                          </w:divBdr>
                          <w:divsChild>
                            <w:div w:id="1698463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9631660">
      <w:bodyDiv w:val="1"/>
      <w:marLeft w:val="0"/>
      <w:marRight w:val="0"/>
      <w:marTop w:val="0"/>
      <w:marBottom w:val="0"/>
      <w:divBdr>
        <w:top w:val="none" w:sz="0" w:space="0" w:color="auto"/>
        <w:left w:val="none" w:sz="0" w:space="0" w:color="auto"/>
        <w:bottom w:val="none" w:sz="0" w:space="0" w:color="auto"/>
        <w:right w:val="none" w:sz="0" w:space="0" w:color="auto"/>
      </w:divBdr>
    </w:div>
    <w:div w:id="1906718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chart" Target="charts/chart1.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chart" Target="charts/chart2.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hyperlink" Target="https://rt.wiki.kernel.org/index.php/Priority_inheritance" TargetMode="External"/><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chart" Target="charts/chart5.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www.kernel.org/pub/linux/kernel/projects/rt/"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chart" Target="charts/chart4.xml"/></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E:\rtes\embeddedProcessorsAndControllers\PEMP%20Assignment%20Template%20-%20Copy.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E:\kushal_Main\rtes\ASP-pdfs\assignment\assignment-toUse\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kushal_Main\rtes\ASP-pdfs\assignment\assignment-toUse\Graph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kushal_Main\rtes\ASP-pdfs\assignment\assignment-toUse\Graph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kushal_Main\rtes\ASP-pdfs\assignment\assignment-toUse\Graph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kushal_Main\rtes\ASP-pdfs\assignment\assignment-toUse\Graph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'Single process'!$C$3</c:f>
              <c:strCache>
                <c:ptCount val="1"/>
                <c:pt idx="0">
                  <c:v>Major Page faults</c:v>
                </c:pt>
              </c:strCache>
            </c:strRef>
          </c:tx>
          <c:marker>
            <c:symbol val="none"/>
          </c:marker>
          <c:val>
            <c:numRef>
              <c:f>'Single process'!$C$4:$C$12</c:f>
              <c:numCache>
                <c:formatCode>General</c:formatCode>
                <c:ptCount val="9"/>
                <c:pt idx="0">
                  <c:v>0</c:v>
                </c:pt>
                <c:pt idx="1">
                  <c:v>1</c:v>
                </c:pt>
                <c:pt idx="2">
                  <c:v>1</c:v>
                </c:pt>
                <c:pt idx="3">
                  <c:v>1</c:v>
                </c:pt>
                <c:pt idx="4">
                  <c:v>1</c:v>
                </c:pt>
                <c:pt idx="5">
                  <c:v>1</c:v>
                </c:pt>
                <c:pt idx="6">
                  <c:v>1</c:v>
                </c:pt>
                <c:pt idx="7">
                  <c:v>1</c:v>
                </c:pt>
                <c:pt idx="8">
                  <c:v>1</c:v>
                </c:pt>
              </c:numCache>
            </c:numRef>
          </c:val>
          <c:smooth val="0"/>
        </c:ser>
        <c:ser>
          <c:idx val="1"/>
          <c:order val="1"/>
          <c:tx>
            <c:strRef>
              <c:f>'Single process'!$D$3</c:f>
              <c:strCache>
                <c:ptCount val="1"/>
                <c:pt idx="0">
                  <c:v>Minor Page faults</c:v>
                </c:pt>
              </c:strCache>
            </c:strRef>
          </c:tx>
          <c:marker>
            <c:symbol val="none"/>
          </c:marker>
          <c:val>
            <c:numRef>
              <c:f>'Single process'!$D$4:$D$12</c:f>
              <c:numCache>
                <c:formatCode>General</c:formatCode>
                <c:ptCount val="9"/>
                <c:pt idx="0">
                  <c:v>0</c:v>
                </c:pt>
                <c:pt idx="1">
                  <c:v>33204</c:v>
                </c:pt>
                <c:pt idx="2">
                  <c:v>33204</c:v>
                </c:pt>
                <c:pt idx="3">
                  <c:v>33204</c:v>
                </c:pt>
                <c:pt idx="4">
                  <c:v>33204</c:v>
                </c:pt>
                <c:pt idx="5">
                  <c:v>33204</c:v>
                </c:pt>
                <c:pt idx="6">
                  <c:v>33204</c:v>
                </c:pt>
                <c:pt idx="7">
                  <c:v>33204</c:v>
                </c:pt>
                <c:pt idx="8">
                  <c:v>33204</c:v>
                </c:pt>
              </c:numCache>
            </c:numRef>
          </c:val>
          <c:smooth val="0"/>
        </c:ser>
        <c:ser>
          <c:idx val="2"/>
          <c:order val="2"/>
          <c:tx>
            <c:strRef>
              <c:f>'Single process'!$E$3</c:f>
              <c:strCache>
                <c:ptCount val="1"/>
                <c:pt idx="0">
                  <c:v>Page frames used</c:v>
                </c:pt>
              </c:strCache>
            </c:strRef>
          </c:tx>
          <c:marker>
            <c:symbol val="none"/>
          </c:marker>
          <c:val>
            <c:numRef>
              <c:f>'Single process'!$E$4:$E$12</c:f>
              <c:numCache>
                <c:formatCode>General</c:formatCode>
                <c:ptCount val="9"/>
                <c:pt idx="0">
                  <c:v>110324</c:v>
                </c:pt>
                <c:pt idx="1">
                  <c:v>110336</c:v>
                </c:pt>
                <c:pt idx="2">
                  <c:v>110336</c:v>
                </c:pt>
                <c:pt idx="3">
                  <c:v>110336</c:v>
                </c:pt>
                <c:pt idx="4">
                  <c:v>110336</c:v>
                </c:pt>
                <c:pt idx="5">
                  <c:v>110336</c:v>
                </c:pt>
                <c:pt idx="6">
                  <c:v>110336</c:v>
                </c:pt>
                <c:pt idx="7">
                  <c:v>110336</c:v>
                </c:pt>
                <c:pt idx="8">
                  <c:v>110336</c:v>
                </c:pt>
              </c:numCache>
            </c:numRef>
          </c:val>
          <c:smooth val="0"/>
        </c:ser>
        <c:ser>
          <c:idx val="3"/>
          <c:order val="3"/>
          <c:tx>
            <c:strRef>
              <c:f>'Single process'!$F$3</c:f>
              <c:strCache>
                <c:ptCount val="1"/>
                <c:pt idx="0">
                  <c:v>RAM usage</c:v>
                </c:pt>
              </c:strCache>
            </c:strRef>
          </c:tx>
          <c:marker>
            <c:symbol val="none"/>
          </c:marker>
          <c:val>
            <c:numRef>
              <c:f>'Single process'!$F$4:$F$12</c:f>
              <c:numCache>
                <c:formatCode>General</c:formatCode>
                <c:ptCount val="9"/>
                <c:pt idx="0">
                  <c:v>1068</c:v>
                </c:pt>
                <c:pt idx="1">
                  <c:v>1332</c:v>
                </c:pt>
                <c:pt idx="2">
                  <c:v>99008</c:v>
                </c:pt>
                <c:pt idx="3">
                  <c:v>99052</c:v>
                </c:pt>
                <c:pt idx="4">
                  <c:v>99052</c:v>
                </c:pt>
                <c:pt idx="5">
                  <c:v>99052</c:v>
                </c:pt>
                <c:pt idx="6">
                  <c:v>99052</c:v>
                </c:pt>
                <c:pt idx="7">
                  <c:v>99052</c:v>
                </c:pt>
                <c:pt idx="8">
                  <c:v>99052</c:v>
                </c:pt>
              </c:numCache>
            </c:numRef>
          </c:val>
          <c:smooth val="0"/>
        </c:ser>
        <c:dLbls>
          <c:showLegendKey val="0"/>
          <c:showVal val="0"/>
          <c:showCatName val="0"/>
          <c:showSerName val="0"/>
          <c:showPercent val="0"/>
          <c:showBubbleSize val="0"/>
        </c:dLbls>
        <c:marker val="1"/>
        <c:smooth val="0"/>
        <c:axId val="236325120"/>
        <c:axId val="236496000"/>
      </c:lineChart>
      <c:catAx>
        <c:axId val="236325120"/>
        <c:scaling>
          <c:orientation val="minMax"/>
        </c:scaling>
        <c:delete val="0"/>
        <c:axPos val="b"/>
        <c:majorTickMark val="out"/>
        <c:minorTickMark val="none"/>
        <c:tickLblPos val="nextTo"/>
        <c:crossAx val="236496000"/>
        <c:crosses val="autoZero"/>
        <c:auto val="1"/>
        <c:lblAlgn val="ctr"/>
        <c:lblOffset val="100"/>
        <c:noMultiLvlLbl val="0"/>
      </c:catAx>
      <c:valAx>
        <c:axId val="236496000"/>
        <c:scaling>
          <c:orientation val="minMax"/>
        </c:scaling>
        <c:delete val="0"/>
        <c:axPos val="l"/>
        <c:majorGridlines/>
        <c:numFmt formatCode="General" sourceLinked="1"/>
        <c:majorTickMark val="out"/>
        <c:minorTickMark val="none"/>
        <c:tickLblPos val="nextTo"/>
        <c:crossAx val="236325120"/>
        <c:crosses val="autoZero"/>
        <c:crossBetween val="between"/>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'group process'!$E$3</c:f>
              <c:strCache>
                <c:ptCount val="1"/>
                <c:pt idx="0">
                  <c:v>Major Page faults</c:v>
                </c:pt>
              </c:strCache>
            </c:strRef>
          </c:tx>
          <c:marker>
            <c:symbol val="none"/>
          </c:marker>
          <c:val>
            <c:numRef>
              <c:f>'group process'!$E$4:$E$20</c:f>
              <c:numCache>
                <c:formatCode>General</c:formatCode>
                <c:ptCount val="17"/>
                <c:pt idx="0">
                  <c:v>0</c:v>
                </c:pt>
                <c:pt idx="1">
                  <c:v>105702</c:v>
                </c:pt>
                <c:pt idx="2">
                  <c:v>6041130</c:v>
                </c:pt>
                <c:pt idx="3">
                  <c:v>6190440</c:v>
                </c:pt>
                <c:pt idx="4">
                  <c:v>6339750</c:v>
                </c:pt>
                <c:pt idx="5">
                  <c:v>6489297</c:v>
                </c:pt>
                <c:pt idx="6">
                  <c:v>6638607</c:v>
                </c:pt>
                <c:pt idx="7">
                  <c:v>6787917</c:v>
                </c:pt>
                <c:pt idx="8">
                  <c:v>6937227</c:v>
                </c:pt>
                <c:pt idx="9">
                  <c:v>7086774</c:v>
                </c:pt>
                <c:pt idx="10">
                  <c:v>7236084</c:v>
                </c:pt>
                <c:pt idx="11">
                  <c:v>7385394</c:v>
                </c:pt>
                <c:pt idx="12">
                  <c:v>7534941</c:v>
                </c:pt>
                <c:pt idx="13">
                  <c:v>7684725</c:v>
                </c:pt>
                <c:pt idx="14">
                  <c:v>7834272</c:v>
                </c:pt>
                <c:pt idx="15">
                  <c:v>7983819</c:v>
                </c:pt>
                <c:pt idx="16">
                  <c:v>8133366</c:v>
                </c:pt>
              </c:numCache>
            </c:numRef>
          </c:val>
          <c:smooth val="0"/>
        </c:ser>
        <c:ser>
          <c:idx val="1"/>
          <c:order val="1"/>
          <c:tx>
            <c:strRef>
              <c:f>'group process'!$F$3</c:f>
              <c:strCache>
                <c:ptCount val="1"/>
                <c:pt idx="0">
                  <c:v>Minor Page faults</c:v>
                </c:pt>
              </c:strCache>
            </c:strRef>
          </c:tx>
          <c:marker>
            <c:symbol val="none"/>
          </c:marker>
          <c:val>
            <c:numRef>
              <c:f>'group process'!$F$4:$F$20</c:f>
              <c:numCache>
                <c:formatCode>General</c:formatCode>
                <c:ptCount val="1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numCache>
            </c:numRef>
          </c:val>
          <c:smooth val="0"/>
        </c:ser>
        <c:dLbls>
          <c:showLegendKey val="0"/>
          <c:showVal val="0"/>
          <c:showCatName val="0"/>
          <c:showSerName val="0"/>
          <c:showPercent val="0"/>
          <c:showBubbleSize val="0"/>
        </c:dLbls>
        <c:marker val="1"/>
        <c:smooth val="0"/>
        <c:axId val="136764800"/>
        <c:axId val="154137728"/>
      </c:lineChart>
      <c:catAx>
        <c:axId val="136764800"/>
        <c:scaling>
          <c:orientation val="minMax"/>
        </c:scaling>
        <c:delete val="0"/>
        <c:axPos val="b"/>
        <c:majorTickMark val="out"/>
        <c:minorTickMark val="none"/>
        <c:tickLblPos val="nextTo"/>
        <c:crossAx val="154137728"/>
        <c:crosses val="autoZero"/>
        <c:auto val="1"/>
        <c:lblAlgn val="ctr"/>
        <c:lblOffset val="100"/>
        <c:noMultiLvlLbl val="0"/>
      </c:catAx>
      <c:valAx>
        <c:axId val="154137728"/>
        <c:scaling>
          <c:orientation val="minMax"/>
        </c:scaling>
        <c:delete val="0"/>
        <c:axPos val="l"/>
        <c:majorGridlines/>
        <c:numFmt formatCode="General" sourceLinked="1"/>
        <c:majorTickMark val="out"/>
        <c:minorTickMark val="none"/>
        <c:tickLblPos val="nextTo"/>
        <c:crossAx val="136764800"/>
        <c:crosses val="autoZero"/>
        <c:crossBetween val="between"/>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'group process'!$G$3</c:f>
              <c:strCache>
                <c:ptCount val="1"/>
                <c:pt idx="0">
                  <c:v>Page frames used</c:v>
                </c:pt>
              </c:strCache>
            </c:strRef>
          </c:tx>
          <c:marker>
            <c:symbol val="none"/>
          </c:marker>
          <c:val>
            <c:numRef>
              <c:f>'group process'!$G$4:$G$20</c:f>
              <c:numCache>
                <c:formatCode>General</c:formatCode>
                <c:ptCount val="17"/>
                <c:pt idx="0">
                  <c:v>110324</c:v>
                </c:pt>
                <c:pt idx="1">
                  <c:v>110336</c:v>
                </c:pt>
                <c:pt idx="2">
                  <c:v>110336</c:v>
                </c:pt>
                <c:pt idx="3">
                  <c:v>110472</c:v>
                </c:pt>
                <c:pt idx="4">
                  <c:v>110472</c:v>
                </c:pt>
                <c:pt idx="5">
                  <c:v>110472</c:v>
                </c:pt>
                <c:pt idx="6">
                  <c:v>110472</c:v>
                </c:pt>
                <c:pt idx="7">
                  <c:v>110472</c:v>
                </c:pt>
                <c:pt idx="8">
                  <c:v>110624</c:v>
                </c:pt>
                <c:pt idx="9">
                  <c:v>110624</c:v>
                </c:pt>
                <c:pt idx="10">
                  <c:v>110624</c:v>
                </c:pt>
                <c:pt idx="11">
                  <c:v>110624</c:v>
                </c:pt>
                <c:pt idx="12">
                  <c:v>110760</c:v>
                </c:pt>
                <c:pt idx="13">
                  <c:v>110760</c:v>
                </c:pt>
                <c:pt idx="14">
                  <c:v>110760</c:v>
                </c:pt>
                <c:pt idx="15">
                  <c:v>110760</c:v>
                </c:pt>
                <c:pt idx="16">
                  <c:v>110760</c:v>
                </c:pt>
              </c:numCache>
            </c:numRef>
          </c:val>
          <c:smooth val="0"/>
        </c:ser>
        <c:ser>
          <c:idx val="1"/>
          <c:order val="1"/>
          <c:tx>
            <c:strRef>
              <c:f>'group process'!$H$3</c:f>
              <c:strCache>
                <c:ptCount val="1"/>
                <c:pt idx="0">
                  <c:v>RAM usage</c:v>
                </c:pt>
              </c:strCache>
            </c:strRef>
          </c:tx>
          <c:marker>
            <c:symbol val="none"/>
          </c:marker>
          <c:val>
            <c:numRef>
              <c:f>'group process'!$H$4:$H$20</c:f>
              <c:numCache>
                <c:formatCode>General</c:formatCode>
                <c:ptCount val="17"/>
                <c:pt idx="0">
                  <c:v>1068</c:v>
                </c:pt>
                <c:pt idx="1">
                  <c:v>1332</c:v>
                </c:pt>
                <c:pt idx="2">
                  <c:v>99036</c:v>
                </c:pt>
                <c:pt idx="3">
                  <c:v>99092</c:v>
                </c:pt>
                <c:pt idx="4">
                  <c:v>99104</c:v>
                </c:pt>
                <c:pt idx="5">
                  <c:v>99116</c:v>
                </c:pt>
                <c:pt idx="6">
                  <c:v>99128</c:v>
                </c:pt>
                <c:pt idx="7">
                  <c:v>99140</c:v>
                </c:pt>
                <c:pt idx="8">
                  <c:v>99152</c:v>
                </c:pt>
                <c:pt idx="9">
                  <c:v>99164</c:v>
                </c:pt>
                <c:pt idx="10">
                  <c:v>99176</c:v>
                </c:pt>
                <c:pt idx="11">
                  <c:v>99188</c:v>
                </c:pt>
                <c:pt idx="12">
                  <c:v>99204</c:v>
                </c:pt>
                <c:pt idx="13">
                  <c:v>99220</c:v>
                </c:pt>
                <c:pt idx="14">
                  <c:v>99236</c:v>
                </c:pt>
                <c:pt idx="15">
                  <c:v>99252</c:v>
                </c:pt>
                <c:pt idx="16">
                  <c:v>99268</c:v>
                </c:pt>
              </c:numCache>
            </c:numRef>
          </c:val>
          <c:smooth val="0"/>
        </c:ser>
        <c:dLbls>
          <c:showLegendKey val="0"/>
          <c:showVal val="0"/>
          <c:showCatName val="0"/>
          <c:showSerName val="0"/>
          <c:showPercent val="0"/>
          <c:showBubbleSize val="0"/>
        </c:dLbls>
        <c:marker val="1"/>
        <c:smooth val="0"/>
        <c:axId val="205268480"/>
        <c:axId val="205270016"/>
      </c:lineChart>
      <c:catAx>
        <c:axId val="205268480"/>
        <c:scaling>
          <c:orientation val="minMax"/>
        </c:scaling>
        <c:delete val="0"/>
        <c:axPos val="b"/>
        <c:majorTickMark val="out"/>
        <c:minorTickMark val="none"/>
        <c:tickLblPos val="nextTo"/>
        <c:crossAx val="205270016"/>
        <c:crosses val="autoZero"/>
        <c:auto val="1"/>
        <c:lblAlgn val="ctr"/>
        <c:lblOffset val="100"/>
        <c:noMultiLvlLbl val="0"/>
      </c:catAx>
      <c:valAx>
        <c:axId val="205270016"/>
        <c:scaling>
          <c:orientation val="minMax"/>
        </c:scaling>
        <c:delete val="0"/>
        <c:axPos val="l"/>
        <c:majorGridlines/>
        <c:numFmt formatCode="General" sourceLinked="1"/>
        <c:majorTickMark val="out"/>
        <c:minorTickMark val="none"/>
        <c:tickLblPos val="nextTo"/>
        <c:crossAx val="205268480"/>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'group process'!$G$3</c:f>
              <c:strCache>
                <c:ptCount val="1"/>
                <c:pt idx="0">
                  <c:v>Page frames used</c:v>
                </c:pt>
              </c:strCache>
            </c:strRef>
          </c:tx>
          <c:marker>
            <c:symbol val="none"/>
          </c:marker>
          <c:val>
            <c:numRef>
              <c:f>'group process'!$G$4:$G$20</c:f>
              <c:numCache>
                <c:formatCode>General</c:formatCode>
                <c:ptCount val="17"/>
                <c:pt idx="0">
                  <c:v>110324</c:v>
                </c:pt>
                <c:pt idx="1">
                  <c:v>110336</c:v>
                </c:pt>
                <c:pt idx="2">
                  <c:v>110336</c:v>
                </c:pt>
                <c:pt idx="3">
                  <c:v>110472</c:v>
                </c:pt>
                <c:pt idx="4">
                  <c:v>110472</c:v>
                </c:pt>
                <c:pt idx="5">
                  <c:v>110472</c:v>
                </c:pt>
                <c:pt idx="6">
                  <c:v>110472</c:v>
                </c:pt>
                <c:pt idx="7">
                  <c:v>110472</c:v>
                </c:pt>
                <c:pt idx="8">
                  <c:v>110624</c:v>
                </c:pt>
                <c:pt idx="9">
                  <c:v>110624</c:v>
                </c:pt>
                <c:pt idx="10">
                  <c:v>110624</c:v>
                </c:pt>
                <c:pt idx="11">
                  <c:v>110624</c:v>
                </c:pt>
                <c:pt idx="12">
                  <c:v>110760</c:v>
                </c:pt>
                <c:pt idx="13">
                  <c:v>110760</c:v>
                </c:pt>
                <c:pt idx="14">
                  <c:v>110760</c:v>
                </c:pt>
                <c:pt idx="15">
                  <c:v>110760</c:v>
                </c:pt>
                <c:pt idx="16">
                  <c:v>110760</c:v>
                </c:pt>
              </c:numCache>
            </c:numRef>
          </c:val>
          <c:smooth val="0"/>
        </c:ser>
        <c:ser>
          <c:idx val="1"/>
          <c:order val="1"/>
          <c:tx>
            <c:strRef>
              <c:f>'group process'!$H$3</c:f>
              <c:strCache>
                <c:ptCount val="1"/>
                <c:pt idx="0">
                  <c:v>RAM usage</c:v>
                </c:pt>
              </c:strCache>
            </c:strRef>
          </c:tx>
          <c:marker>
            <c:symbol val="none"/>
          </c:marker>
          <c:val>
            <c:numRef>
              <c:f>'group process'!$H$4:$H$20</c:f>
              <c:numCache>
                <c:formatCode>General</c:formatCode>
                <c:ptCount val="17"/>
                <c:pt idx="0">
                  <c:v>1068</c:v>
                </c:pt>
                <c:pt idx="1">
                  <c:v>1332</c:v>
                </c:pt>
                <c:pt idx="2">
                  <c:v>99036</c:v>
                </c:pt>
                <c:pt idx="3">
                  <c:v>99092</c:v>
                </c:pt>
                <c:pt idx="4">
                  <c:v>99104</c:v>
                </c:pt>
                <c:pt idx="5">
                  <c:v>99116</c:v>
                </c:pt>
                <c:pt idx="6">
                  <c:v>99128</c:v>
                </c:pt>
                <c:pt idx="7">
                  <c:v>99140</c:v>
                </c:pt>
                <c:pt idx="8">
                  <c:v>99152</c:v>
                </c:pt>
                <c:pt idx="9">
                  <c:v>99164</c:v>
                </c:pt>
                <c:pt idx="10">
                  <c:v>99176</c:v>
                </c:pt>
                <c:pt idx="11">
                  <c:v>99188</c:v>
                </c:pt>
                <c:pt idx="12">
                  <c:v>99204</c:v>
                </c:pt>
                <c:pt idx="13">
                  <c:v>99220</c:v>
                </c:pt>
                <c:pt idx="14">
                  <c:v>99236</c:v>
                </c:pt>
                <c:pt idx="15">
                  <c:v>99252</c:v>
                </c:pt>
                <c:pt idx="16">
                  <c:v>99268</c:v>
                </c:pt>
              </c:numCache>
            </c:numRef>
          </c:val>
          <c:smooth val="0"/>
        </c:ser>
        <c:dLbls>
          <c:showLegendKey val="0"/>
          <c:showVal val="0"/>
          <c:showCatName val="0"/>
          <c:showSerName val="0"/>
          <c:showPercent val="0"/>
          <c:showBubbleSize val="0"/>
        </c:dLbls>
        <c:marker val="1"/>
        <c:smooth val="0"/>
        <c:axId val="205278592"/>
        <c:axId val="205280384"/>
      </c:lineChart>
      <c:catAx>
        <c:axId val="205278592"/>
        <c:scaling>
          <c:orientation val="minMax"/>
        </c:scaling>
        <c:delete val="0"/>
        <c:axPos val="b"/>
        <c:majorTickMark val="out"/>
        <c:minorTickMark val="none"/>
        <c:tickLblPos val="nextTo"/>
        <c:crossAx val="205280384"/>
        <c:crosses val="autoZero"/>
        <c:auto val="1"/>
        <c:lblAlgn val="ctr"/>
        <c:lblOffset val="100"/>
        <c:noMultiLvlLbl val="0"/>
      </c:catAx>
      <c:valAx>
        <c:axId val="205280384"/>
        <c:scaling>
          <c:orientation val="minMax"/>
        </c:scaling>
        <c:delete val="0"/>
        <c:axPos val="l"/>
        <c:majorGridlines/>
        <c:numFmt formatCode="General" sourceLinked="1"/>
        <c:majorTickMark val="out"/>
        <c:minorTickMark val="none"/>
        <c:tickLblPos val="nextTo"/>
        <c:crossAx val="205278592"/>
        <c:crosses val="autoZero"/>
        <c:crossBetween val="between"/>
      </c:valAx>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'group process'!$E$3</c:f>
              <c:strCache>
                <c:ptCount val="1"/>
                <c:pt idx="0">
                  <c:v>Major Page faults</c:v>
                </c:pt>
              </c:strCache>
            </c:strRef>
          </c:tx>
          <c:marker>
            <c:symbol val="none"/>
          </c:marker>
          <c:val>
            <c:numRef>
              <c:f>'group process'!$E$4:$E$20</c:f>
              <c:numCache>
                <c:formatCode>General</c:formatCode>
                <c:ptCount val="17"/>
                <c:pt idx="0">
                  <c:v>0</c:v>
                </c:pt>
                <c:pt idx="1">
                  <c:v>105702</c:v>
                </c:pt>
                <c:pt idx="2">
                  <c:v>6041130</c:v>
                </c:pt>
                <c:pt idx="3">
                  <c:v>6190440</c:v>
                </c:pt>
                <c:pt idx="4">
                  <c:v>6339750</c:v>
                </c:pt>
                <c:pt idx="5">
                  <c:v>6489297</c:v>
                </c:pt>
                <c:pt idx="6">
                  <c:v>6638607</c:v>
                </c:pt>
                <c:pt idx="7">
                  <c:v>6787917</c:v>
                </c:pt>
                <c:pt idx="8">
                  <c:v>6937227</c:v>
                </c:pt>
                <c:pt idx="9">
                  <c:v>7086774</c:v>
                </c:pt>
                <c:pt idx="10">
                  <c:v>7236084</c:v>
                </c:pt>
                <c:pt idx="11">
                  <c:v>7385394</c:v>
                </c:pt>
                <c:pt idx="12">
                  <c:v>7534941</c:v>
                </c:pt>
                <c:pt idx="13">
                  <c:v>7684725</c:v>
                </c:pt>
                <c:pt idx="14">
                  <c:v>7834272</c:v>
                </c:pt>
                <c:pt idx="15">
                  <c:v>7983819</c:v>
                </c:pt>
                <c:pt idx="16">
                  <c:v>8133366</c:v>
                </c:pt>
              </c:numCache>
            </c:numRef>
          </c:val>
          <c:smooth val="0"/>
        </c:ser>
        <c:ser>
          <c:idx val="1"/>
          <c:order val="1"/>
          <c:tx>
            <c:strRef>
              <c:f>'group process'!$F$3</c:f>
              <c:strCache>
                <c:ptCount val="1"/>
                <c:pt idx="0">
                  <c:v>Minor Page faults</c:v>
                </c:pt>
              </c:strCache>
            </c:strRef>
          </c:tx>
          <c:marker>
            <c:symbol val="none"/>
          </c:marker>
          <c:val>
            <c:numRef>
              <c:f>'group process'!$F$4:$F$20</c:f>
              <c:numCache>
                <c:formatCode>General</c:formatCode>
                <c:ptCount val="17"/>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numCache>
            </c:numRef>
          </c:val>
          <c:smooth val="0"/>
        </c:ser>
        <c:dLbls>
          <c:showLegendKey val="0"/>
          <c:showVal val="0"/>
          <c:showCatName val="0"/>
          <c:showSerName val="0"/>
          <c:showPercent val="0"/>
          <c:showBubbleSize val="0"/>
        </c:dLbls>
        <c:marker val="1"/>
        <c:smooth val="0"/>
        <c:axId val="209712256"/>
        <c:axId val="209713792"/>
      </c:lineChart>
      <c:catAx>
        <c:axId val="209712256"/>
        <c:scaling>
          <c:orientation val="minMax"/>
        </c:scaling>
        <c:delete val="0"/>
        <c:axPos val="b"/>
        <c:majorTickMark val="out"/>
        <c:minorTickMark val="none"/>
        <c:tickLblPos val="nextTo"/>
        <c:crossAx val="209713792"/>
        <c:crosses val="autoZero"/>
        <c:auto val="1"/>
        <c:lblAlgn val="ctr"/>
        <c:lblOffset val="100"/>
        <c:noMultiLvlLbl val="0"/>
      </c:catAx>
      <c:valAx>
        <c:axId val="209713792"/>
        <c:scaling>
          <c:orientation val="minMax"/>
        </c:scaling>
        <c:delete val="0"/>
        <c:axPos val="l"/>
        <c:majorGridlines/>
        <c:numFmt formatCode="General" sourceLinked="1"/>
        <c:majorTickMark val="out"/>
        <c:minorTickMark val="none"/>
        <c:tickLblPos val="nextTo"/>
        <c:crossAx val="209712256"/>
        <c:crosses val="autoZero"/>
        <c:crossBetween val="between"/>
      </c:valAx>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FBAAFF-D8E3-4CCC-BC7C-1F88EB97D0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PEMP Assignment Template - Copy.dot</Template>
  <TotalTime>13887</TotalTime>
  <Pages>37</Pages>
  <Words>5734</Words>
  <Characters>32688</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msrsas</Company>
  <LinksUpToDate>false</LinksUpToDate>
  <CharactersWithSpaces>38346</CharactersWithSpaces>
  <SharedDoc>false</SharedDoc>
  <HLinks>
    <vt:vector size="48" baseType="variant">
      <vt:variant>
        <vt:i4>1376304</vt:i4>
      </vt:variant>
      <vt:variant>
        <vt:i4>44</vt:i4>
      </vt:variant>
      <vt:variant>
        <vt:i4>0</vt:i4>
      </vt:variant>
      <vt:variant>
        <vt:i4>5</vt:i4>
      </vt:variant>
      <vt:variant>
        <vt:lpwstr/>
      </vt:variant>
      <vt:variant>
        <vt:lpwstr>_Toc294516784</vt:lpwstr>
      </vt:variant>
      <vt:variant>
        <vt:i4>1376304</vt:i4>
      </vt:variant>
      <vt:variant>
        <vt:i4>38</vt:i4>
      </vt:variant>
      <vt:variant>
        <vt:i4>0</vt:i4>
      </vt:variant>
      <vt:variant>
        <vt:i4>5</vt:i4>
      </vt:variant>
      <vt:variant>
        <vt:lpwstr/>
      </vt:variant>
      <vt:variant>
        <vt:lpwstr>_Toc294516783</vt:lpwstr>
      </vt:variant>
      <vt:variant>
        <vt:i4>1376304</vt:i4>
      </vt:variant>
      <vt:variant>
        <vt:i4>32</vt:i4>
      </vt:variant>
      <vt:variant>
        <vt:i4>0</vt:i4>
      </vt:variant>
      <vt:variant>
        <vt:i4>5</vt:i4>
      </vt:variant>
      <vt:variant>
        <vt:lpwstr/>
      </vt:variant>
      <vt:variant>
        <vt:lpwstr>_Toc294516782</vt:lpwstr>
      </vt:variant>
      <vt:variant>
        <vt:i4>1376304</vt:i4>
      </vt:variant>
      <vt:variant>
        <vt:i4>26</vt:i4>
      </vt:variant>
      <vt:variant>
        <vt:i4>0</vt:i4>
      </vt:variant>
      <vt:variant>
        <vt:i4>5</vt:i4>
      </vt:variant>
      <vt:variant>
        <vt:lpwstr/>
      </vt:variant>
      <vt:variant>
        <vt:lpwstr>_Toc294516781</vt:lpwstr>
      </vt:variant>
      <vt:variant>
        <vt:i4>1376304</vt:i4>
      </vt:variant>
      <vt:variant>
        <vt:i4>20</vt:i4>
      </vt:variant>
      <vt:variant>
        <vt:i4>0</vt:i4>
      </vt:variant>
      <vt:variant>
        <vt:i4>5</vt:i4>
      </vt:variant>
      <vt:variant>
        <vt:lpwstr/>
      </vt:variant>
      <vt:variant>
        <vt:lpwstr>_Toc294516780</vt:lpwstr>
      </vt:variant>
      <vt:variant>
        <vt:i4>1703984</vt:i4>
      </vt:variant>
      <vt:variant>
        <vt:i4>14</vt:i4>
      </vt:variant>
      <vt:variant>
        <vt:i4>0</vt:i4>
      </vt:variant>
      <vt:variant>
        <vt:i4>5</vt:i4>
      </vt:variant>
      <vt:variant>
        <vt:lpwstr/>
      </vt:variant>
      <vt:variant>
        <vt:lpwstr>_Toc294516779</vt:lpwstr>
      </vt:variant>
      <vt:variant>
        <vt:i4>1703984</vt:i4>
      </vt:variant>
      <vt:variant>
        <vt:i4>8</vt:i4>
      </vt:variant>
      <vt:variant>
        <vt:i4>0</vt:i4>
      </vt:variant>
      <vt:variant>
        <vt:i4>5</vt:i4>
      </vt:variant>
      <vt:variant>
        <vt:lpwstr/>
      </vt:variant>
      <vt:variant>
        <vt:lpwstr>_Toc294516778</vt:lpwstr>
      </vt:variant>
      <vt:variant>
        <vt:i4>1703984</vt:i4>
      </vt:variant>
      <vt:variant>
        <vt:i4>2</vt:i4>
      </vt:variant>
      <vt:variant>
        <vt:i4>0</vt:i4>
      </vt:variant>
      <vt:variant>
        <vt:i4>5</vt:i4>
      </vt:variant>
      <vt:variant>
        <vt:lpwstr/>
      </vt:variant>
      <vt:variant>
        <vt:lpwstr>_Toc294516777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Kushal</dc:creator>
  <cp:lastModifiedBy>Kushal</cp:lastModifiedBy>
  <cp:revision>357</cp:revision>
  <dcterms:created xsi:type="dcterms:W3CDTF">2012-06-07T14:10:00Z</dcterms:created>
  <dcterms:modified xsi:type="dcterms:W3CDTF">2014-02-01T04:13:00Z</dcterms:modified>
</cp:coreProperties>
</file>